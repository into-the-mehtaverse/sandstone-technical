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jc w:val="center"/>
      </w:pPr>
      <w:r>
        <w:rPr>
          <w:rtl w:val="0"/>
          <w:lang w:val="en-US"/>
        </w:rPr>
        <w:t>COMMERCIAL REAL ESTATE</w:t>
      </w:r>
      <w:r>
        <w:br w:type="textWrapping"/>
      </w:r>
      <w:r>
        <w:rPr>
          <w:rtl w:val="0"/>
          <w:lang w:val="en-US"/>
        </w:rPr>
        <w:t>LOAN AGREEMENT</w:t>
      </w:r>
    </w:p>
    <w:p>
      <w:pPr>
        <w:pStyle w:val="Body"/>
        <w:jc w:val="center"/>
      </w:pPr>
      <w:r>
        <w:rPr>
          <w:rFonts w:ascii="Aptos" w:cs="Aptos" w:hAnsi="Aptos" w:eastAsia="Aptos"/>
          <w:i w:val="1"/>
          <w:iCs w:val="1"/>
          <w:outline w:val="0"/>
          <w:color w:val="4b5563"/>
          <w:sz w:val="22"/>
          <w:szCs w:val="22"/>
          <w:u w:color="4b5563"/>
          <w:rtl w:val="0"/>
          <w:lang w:val="en-US"/>
          <w14:textFill>
            <w14:solidFill>
              <w14:srgbClr w14:val="4B5563"/>
            </w14:solidFill>
          </w14:textFill>
        </w:rPr>
        <w:t>Template for use as a drafting starting point in a secured commercial real estate financing transaction</w:t>
      </w:r>
    </w:p>
    <w:p>
      <w:pPr>
        <w:pStyle w:val="Body"/>
      </w:pPr>
    </w:p>
    <w:tbl>
      <w:tblPr>
        <w:tblW w:w="964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824"/>
        <w:gridCol w:w="4824"/>
      </w:tblGrid>
      <w:tr>
        <w:tblPrEx>
          <w:shd w:val="clear" w:color="auto" w:fill="ced7e7"/>
        </w:tblPrEx>
        <w:trPr>
          <w:trHeight w:val="270"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5e7eb"/>
            <w:tcMar>
              <w:top w:type="dxa" w:w="80"/>
              <w:left w:type="dxa" w:w="80"/>
              <w:bottom w:type="dxa" w:w="80"/>
              <w:right w:type="dxa" w:w="80"/>
            </w:tcMar>
            <w:vAlign w:val="center"/>
          </w:tcPr>
          <w:p>
            <w:pPr>
              <w:pStyle w:val="Body"/>
              <w:spacing w:after="0"/>
            </w:pPr>
            <w:r>
              <w:rPr>
                <w:rFonts w:ascii="Aptos" w:cs="Aptos" w:hAnsi="Aptos" w:eastAsia="Aptos"/>
                <w:b w:val="1"/>
                <w:bCs w:val="1"/>
                <w:shd w:val="nil" w:color="auto" w:fill="auto"/>
                <w:rtl w:val="0"/>
                <w:lang w:val="en-US"/>
              </w:rPr>
              <w:t>Borrower</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shd w:val="nil" w:color="auto" w:fill="auto"/>
                <w:rtl w:val="0"/>
                <w:lang w:val="en-US"/>
              </w:rPr>
              <w:t>Sandstone Real Estate LLC</w:t>
            </w:r>
          </w:p>
        </w:tc>
      </w:tr>
      <w:tr>
        <w:tblPrEx>
          <w:shd w:val="clear" w:color="auto" w:fill="ced7e7"/>
        </w:tblPrEx>
        <w:trPr>
          <w:trHeight w:val="270"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5e7eb"/>
            <w:tcMar>
              <w:top w:type="dxa" w:w="80"/>
              <w:left w:type="dxa" w:w="80"/>
              <w:bottom w:type="dxa" w:w="80"/>
              <w:right w:type="dxa" w:w="80"/>
            </w:tcMar>
            <w:vAlign w:val="center"/>
          </w:tcPr>
          <w:p>
            <w:pPr>
              <w:pStyle w:val="Body"/>
              <w:spacing w:after="0"/>
            </w:pPr>
            <w:r>
              <w:rPr>
                <w:rFonts w:ascii="Aptos" w:cs="Aptos" w:hAnsi="Aptos" w:eastAsia="Aptos"/>
                <w:b w:val="1"/>
                <w:bCs w:val="1"/>
                <w:shd w:val="nil" w:color="auto" w:fill="auto"/>
                <w:rtl w:val="0"/>
                <w:lang w:val="en-US"/>
              </w:rPr>
              <w:t>Lender</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shd w:val="nil" w:color="auto" w:fill="auto"/>
                <w:rtl w:val="0"/>
                <w:lang w:val="en-US"/>
              </w:rPr>
              <w:t>Heartland Commercial Lending LLC</w:t>
            </w:r>
          </w:p>
        </w:tc>
      </w:tr>
      <w:tr>
        <w:tblPrEx>
          <w:shd w:val="clear" w:color="auto" w:fill="ced7e7"/>
        </w:tblPrEx>
        <w:trPr>
          <w:trHeight w:val="831"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5e7eb"/>
            <w:tcMar>
              <w:top w:type="dxa" w:w="80"/>
              <w:left w:type="dxa" w:w="80"/>
              <w:bottom w:type="dxa" w:w="80"/>
              <w:right w:type="dxa" w:w="80"/>
            </w:tcMar>
            <w:vAlign w:val="center"/>
          </w:tcPr>
          <w:p>
            <w:pPr>
              <w:pStyle w:val="Body"/>
              <w:spacing w:after="0"/>
            </w:pPr>
            <w:r>
              <w:rPr>
                <w:rFonts w:ascii="Aptos" w:cs="Aptos" w:hAnsi="Aptos" w:eastAsia="Aptos"/>
                <w:b w:val="1"/>
                <w:bCs w:val="1"/>
                <w:shd w:val="nil" w:color="auto" w:fill="auto"/>
                <w:rtl w:val="0"/>
                <w:lang w:val="en-US"/>
              </w:rPr>
              <w:t>Property</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shd w:val="nil" w:color="auto" w:fill="auto"/>
                <w:rtl w:val="0"/>
                <w:lang w:val="en-US"/>
              </w:rPr>
              <w:t xml:space="preserve">144-Unit Garden-Style Multifamily Complex with Ground-Floor Retail </w:t>
            </w:r>
            <w:r>
              <w:rPr>
                <w:shd w:val="nil" w:color="auto" w:fill="auto"/>
                <w:rtl w:val="0"/>
                <w:lang w:val="en-US"/>
              </w:rPr>
              <w:t xml:space="preserve">– </w:t>
            </w:r>
            <w:r>
              <w:rPr>
                <w:shd w:val="nil" w:color="auto" w:fill="auto"/>
                <w:rtl w:val="0"/>
                <w:lang w:val="en-US"/>
              </w:rPr>
              <w:t>7200 Dodge Street, Omaha, NE 68114 (Midtown Crossing area)</w:t>
            </w:r>
          </w:p>
        </w:tc>
      </w:tr>
      <w:tr>
        <w:tblPrEx>
          <w:shd w:val="clear" w:color="auto" w:fill="ced7e7"/>
        </w:tblPrEx>
        <w:trPr>
          <w:trHeight w:val="270"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5e7eb"/>
            <w:tcMar>
              <w:top w:type="dxa" w:w="80"/>
              <w:left w:type="dxa" w:w="80"/>
              <w:bottom w:type="dxa" w:w="80"/>
              <w:right w:type="dxa" w:w="80"/>
            </w:tcMar>
            <w:vAlign w:val="center"/>
          </w:tcPr>
          <w:p>
            <w:pPr>
              <w:pStyle w:val="Body"/>
              <w:spacing w:after="0"/>
            </w:pPr>
            <w:r>
              <w:rPr>
                <w:rFonts w:ascii="Aptos" w:cs="Aptos" w:hAnsi="Aptos" w:eastAsia="Aptos"/>
                <w:b w:val="1"/>
                <w:bCs w:val="1"/>
                <w:shd w:val="nil" w:color="auto" w:fill="auto"/>
                <w:rtl w:val="0"/>
                <w:lang w:val="en-US"/>
              </w:rPr>
              <w:t>Loan Amount</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shd w:val="nil" w:color="auto" w:fill="auto"/>
                <w:rtl w:val="0"/>
                <w:lang w:val="en-US"/>
              </w:rPr>
              <w:t>US$18,750,000</w:t>
            </w:r>
          </w:p>
        </w:tc>
      </w:tr>
      <w:tr>
        <w:tblPrEx>
          <w:shd w:val="clear" w:color="auto" w:fill="ced7e7"/>
        </w:tblPrEx>
        <w:trPr>
          <w:trHeight w:val="270"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5e7eb"/>
            <w:tcMar>
              <w:top w:type="dxa" w:w="80"/>
              <w:left w:type="dxa" w:w="80"/>
              <w:bottom w:type="dxa" w:w="80"/>
              <w:right w:type="dxa" w:w="80"/>
            </w:tcMar>
            <w:vAlign w:val="center"/>
          </w:tcPr>
          <w:p>
            <w:pPr>
              <w:pStyle w:val="Body"/>
              <w:spacing w:after="0"/>
            </w:pPr>
            <w:r>
              <w:rPr>
                <w:rFonts w:ascii="Aptos" w:cs="Aptos" w:hAnsi="Aptos" w:eastAsia="Aptos"/>
                <w:b w:val="1"/>
                <w:bCs w:val="1"/>
                <w:shd w:val="nil" w:color="auto" w:fill="auto"/>
                <w:rtl w:val="0"/>
                <w:lang w:val="en-US"/>
              </w:rPr>
              <w:t>Closing Date</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shd w:val="nil" w:color="auto" w:fill="auto"/>
                <w:rtl w:val="0"/>
                <w:lang w:val="en-US"/>
              </w:rPr>
              <w:t>April 15, 2026</w:t>
            </w:r>
          </w:p>
        </w:tc>
      </w:tr>
      <w:tr>
        <w:tblPrEx>
          <w:shd w:val="clear" w:color="auto" w:fill="ced7e7"/>
        </w:tblPrEx>
        <w:trPr>
          <w:trHeight w:val="270"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5e7eb"/>
            <w:tcMar>
              <w:top w:type="dxa" w:w="80"/>
              <w:left w:type="dxa" w:w="80"/>
              <w:bottom w:type="dxa" w:w="80"/>
              <w:right w:type="dxa" w:w="80"/>
            </w:tcMar>
            <w:vAlign w:val="center"/>
          </w:tcPr>
          <w:p>
            <w:pPr>
              <w:pStyle w:val="Body"/>
              <w:spacing w:after="0"/>
            </w:pPr>
            <w:r>
              <w:rPr>
                <w:rFonts w:ascii="Aptos" w:cs="Aptos" w:hAnsi="Aptos" w:eastAsia="Aptos"/>
                <w:b w:val="1"/>
                <w:bCs w:val="1"/>
                <w:shd w:val="nil" w:color="auto" w:fill="auto"/>
                <w:rtl w:val="0"/>
                <w:lang w:val="en-US"/>
              </w:rPr>
              <w:t>Governing Law</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shd w:val="nil" w:color="auto" w:fill="auto"/>
                <w:rtl w:val="0"/>
                <w:lang w:val="en-US"/>
              </w:rPr>
              <w:t>Nebraska</w:t>
            </w:r>
          </w:p>
        </w:tc>
      </w:tr>
    </w:tbl>
    <w:p>
      <w:pPr>
        <w:pStyle w:val="Body"/>
        <w:widowControl w:val="0"/>
        <w:spacing w:line="240" w:lineRule="auto"/>
        <w:jc w:val="center"/>
      </w:pPr>
    </w:p>
    <w:p>
      <w:pPr>
        <w:pStyle w:val="Body"/>
      </w:pPr>
    </w:p>
    <w:tbl>
      <w:tblPr>
        <w:tblW w:w="964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648"/>
      </w:tblGrid>
      <w:tr>
        <w:tblPrEx>
          <w:shd w:val="clear" w:color="auto" w:fill="ced7e7"/>
        </w:tblPrEx>
        <w:trPr>
          <w:trHeight w:val="457" w:hRule="atLeast"/>
        </w:trPr>
        <w:tc>
          <w:tcPr>
            <w:tcW w:type="dxa" w:w="9648"/>
            <w:tcBorders>
              <w:top w:val="nil"/>
              <w:left w:val="nil"/>
              <w:bottom w:val="nil"/>
              <w:right w:val="nil"/>
            </w:tcBorders>
            <w:shd w:val="clear" w:color="auto" w:fill="f8fafc"/>
            <w:tcMar>
              <w:top w:type="dxa" w:w="80"/>
              <w:left w:type="dxa" w:w="80"/>
              <w:bottom w:type="dxa" w:w="80"/>
              <w:right w:type="dxa" w:w="80"/>
            </w:tcMar>
            <w:vAlign w:val="top"/>
          </w:tcPr>
          <w:p>
            <w:pPr>
              <w:pStyle w:val="Body"/>
              <w:spacing w:after="0"/>
            </w:pPr>
            <w:r>
              <w:rPr>
                <w:rFonts w:ascii="Aptos" w:cs="Aptos" w:hAnsi="Aptos" w:eastAsia="Aptos"/>
                <w:i w:val="1"/>
                <w:iCs w:val="1"/>
                <w:outline w:val="0"/>
                <w:color w:val="475569"/>
                <w:sz w:val="19"/>
                <w:szCs w:val="19"/>
                <w:u w:color="475569"/>
                <w:shd w:val="nil" w:color="auto" w:fill="auto"/>
                <w:rtl w:val="0"/>
                <w:lang w:val="en-US"/>
                <w14:textFill>
                  <w14:solidFill>
                    <w14:srgbClr w14:val="475569"/>
                  </w14:solidFill>
                </w14:textFill>
              </w:rPr>
              <w:t>Drafting note: This is a general template only and should be reviewed and adapted by qualified legal counsel for the jurisdiction, collateral package, tax structure, and business terms of the specific transaction.</w:t>
            </w:r>
          </w:p>
        </w:tc>
      </w:tr>
    </w:tbl>
    <w:p>
      <w:pPr>
        <w:pStyle w:val="Body"/>
        <w:widowControl w:val="0"/>
        <w:spacing w:line="240" w:lineRule="auto"/>
        <w:jc w:val="center"/>
      </w:pPr>
    </w:p>
    <w:p>
      <w:pPr>
        <w:pStyle w:val="Body"/>
      </w:pPr>
      <w:r>
        <w:br w:type="page"/>
      </w:r>
    </w:p>
    <w:p>
      <w:pPr>
        <w:pStyle w:val="Heading"/>
      </w:pPr>
      <w:r>
        <w:rPr>
          <w:rtl w:val="0"/>
          <w:lang w:val="en-US"/>
        </w:rPr>
        <w:t>ARTICLE I - PARTIES, RECITALS, AND BASIC TERMS</w:t>
      </w:r>
    </w:p>
    <w:p>
      <w:pPr>
        <w:pStyle w:val="Body"/>
        <w:spacing w:after="100"/>
      </w:pPr>
      <w:r>
        <w:rPr>
          <w:rFonts w:ascii="Aptos" w:cs="Aptos" w:hAnsi="Aptos" w:eastAsia="Aptos"/>
          <w:b w:val="1"/>
          <w:bCs w:val="1"/>
          <w:rtl w:val="0"/>
        </w:rPr>
        <w:t xml:space="preserve">1.1. Parties. </w:t>
      </w:r>
      <w:r>
        <w:rPr>
          <w:rtl w:val="0"/>
          <w:lang w:val="en-US"/>
        </w:rPr>
        <w:t>This Loan Agreement (the "Agreement") is entered into as of April 15, 2026 by and between Heartland Commercial Lending LLC, a Nebraska limited liability company ("Lender"), and Sandstone Real Estate LLC, a New York limited liability company qualified to do business in Nebraska ("Borrower").</w:t>
      </w:r>
    </w:p>
    <w:p>
      <w:pPr>
        <w:pStyle w:val="Body"/>
        <w:spacing w:after="100"/>
      </w:pPr>
      <w:r>
        <w:rPr>
          <w:rFonts w:ascii="Aptos" w:cs="Aptos" w:hAnsi="Aptos" w:eastAsia="Aptos"/>
          <w:b w:val="1"/>
          <w:bCs w:val="1"/>
          <w:rtl w:val="0"/>
          <w:lang w:val="it-IT"/>
        </w:rPr>
        <w:t xml:space="preserve">1.2. Recitals. </w:t>
      </w:r>
      <w:r>
        <w:rPr>
          <w:rtl w:val="0"/>
          <w:lang w:val="en-US"/>
        </w:rPr>
        <w:t>Borrower owns or will acquire the commercial real property described on Exhibit A (the "Property"). Borrower has requested that Lender make a loan to Borrower on the terms set forth herein, and Lender is willing to do so subject to the terms and conditions of the Loan Documents.</w:t>
      </w:r>
    </w:p>
    <w:p>
      <w:pPr>
        <w:pStyle w:val="Body"/>
        <w:spacing w:after="100"/>
      </w:pPr>
      <w:r>
        <w:rPr>
          <w:rFonts w:ascii="Aptos" w:cs="Aptos" w:hAnsi="Aptos" w:eastAsia="Aptos"/>
          <w:b w:val="1"/>
          <w:bCs w:val="1"/>
          <w:rtl w:val="0"/>
          <w:lang w:val="en-US"/>
        </w:rPr>
        <w:t xml:space="preserve">1.3. Basic Terms. </w:t>
      </w:r>
      <w:r>
        <w:rPr>
          <w:rtl w:val="0"/>
          <w:lang w:val="en-US"/>
        </w:rPr>
        <w:t>The principal terms of the transaction are summarized below and are incorporated into this Agreement: Loan Amount: US$18,750,000; Interest Rate: Term SOFR (1-month) + 2.10% per annum, subject to a floor of 4.25%; Maturity Date: May 1, 2033 (7-year term); Amortization: 30-year schedule with balloon payment at maturity; Payment Dates: Monthly, on the first day of each calendar month; Property: 144-unit garden-style multifamily residential complex with approximately 4,200 square feet of ground-floor retail space at 7200 Dodge Street, Omaha, Nebraska 68114; Purpose: Acquisition and value-add renovation including unit upgrades, amenity improvements, and retail tenant buildout.</w:t>
      </w:r>
    </w:p>
    <w:p>
      <w:pPr>
        <w:pStyle w:val="Heading"/>
      </w:pPr>
      <w:r>
        <w:rPr>
          <w:rtl w:val="0"/>
          <w:lang w:val="en-US"/>
        </w:rPr>
        <w:t>ARTICLE II - DEFINITIONS AND INTERPRETIVE PROVISIONS</w:t>
      </w:r>
    </w:p>
    <w:p>
      <w:pPr>
        <w:pStyle w:val="Body"/>
        <w:spacing w:after="100"/>
      </w:pPr>
      <w:r>
        <w:rPr>
          <w:rFonts w:ascii="Aptos" w:cs="Aptos" w:hAnsi="Aptos" w:eastAsia="Aptos"/>
          <w:b w:val="1"/>
          <w:bCs w:val="1"/>
          <w:rtl w:val="0"/>
          <w:lang w:val="it-IT"/>
        </w:rPr>
        <w:t xml:space="preserve">2.1. Affiliate. </w:t>
      </w:r>
      <w:r>
        <w:rPr>
          <w:rtl w:val="0"/>
          <w:lang w:val="en-US"/>
        </w:rPr>
        <w:t>any Person controlling, controlled by, or under common control with the referenced Person.</w:t>
      </w:r>
    </w:p>
    <w:p>
      <w:pPr>
        <w:pStyle w:val="Body"/>
        <w:spacing w:after="100"/>
      </w:pPr>
      <w:r>
        <w:rPr>
          <w:rFonts w:ascii="Aptos" w:cs="Aptos" w:hAnsi="Aptos" w:eastAsia="Aptos"/>
          <w:b w:val="1"/>
          <w:bCs w:val="1"/>
          <w:rtl w:val="0"/>
          <w:lang w:val="en-US"/>
        </w:rPr>
        <w:t xml:space="preserve">2.2. Environmental Laws. </w:t>
      </w:r>
      <w:r>
        <w:rPr>
          <w:rtl w:val="0"/>
          <w:lang w:val="en-US"/>
        </w:rPr>
        <w:t>all applicable laws, regulations, permits, and governmental requirements relating to pollution, hazardous materials, or environmental protection.</w:t>
      </w:r>
    </w:p>
    <w:p>
      <w:pPr>
        <w:pStyle w:val="Body"/>
        <w:spacing w:after="100"/>
      </w:pPr>
      <w:r>
        <w:rPr>
          <w:rFonts w:ascii="Aptos" w:cs="Aptos" w:hAnsi="Aptos" w:eastAsia="Aptos"/>
          <w:b w:val="1"/>
          <w:bCs w:val="1"/>
          <w:rtl w:val="0"/>
        </w:rPr>
        <w:t xml:space="preserve">2.3. Loan Documents. </w:t>
      </w:r>
      <w:r>
        <w:rPr>
          <w:rtl w:val="0"/>
          <w:lang w:val="en-US"/>
        </w:rPr>
        <w:t>this Agreement, the Note, Mortgage / Deed of Trust / Charge, Assignment of Leases and Rents, Security Documents, guaranties, and all other documents executed in connection with the Loan.</w:t>
      </w:r>
    </w:p>
    <w:p>
      <w:pPr>
        <w:pStyle w:val="Body"/>
        <w:spacing w:after="100"/>
      </w:pPr>
      <w:r>
        <w:rPr>
          <w:rFonts w:ascii="Aptos" w:cs="Aptos" w:hAnsi="Aptos" w:eastAsia="Aptos"/>
          <w:b w:val="1"/>
          <w:bCs w:val="1"/>
          <w:rtl w:val="0"/>
        </w:rPr>
        <w:t xml:space="preserve">2.4. Material Adverse Effect. </w:t>
      </w:r>
      <w:r>
        <w:rPr>
          <w:rtl w:val="0"/>
          <w:lang w:val="en-US"/>
        </w:rPr>
        <w:t>a material adverse effect on (a) the business, operations, assets, or financial condition of Borrower or Guarantor, (b) the enforceability or priority of any Loan Document, or (c) the value, use, operation, or income-producing capacity of the Property.</w:t>
      </w:r>
    </w:p>
    <w:p>
      <w:pPr>
        <w:pStyle w:val="Body"/>
        <w:spacing w:after="100"/>
      </w:pPr>
      <w:r>
        <w:rPr>
          <w:rFonts w:ascii="Aptos" w:cs="Aptos" w:hAnsi="Aptos" w:eastAsia="Aptos"/>
          <w:b w:val="1"/>
          <w:bCs w:val="1"/>
          <w:rtl w:val="0"/>
          <w:lang w:val="en-US"/>
        </w:rPr>
        <w:t xml:space="preserve">2.5. Permitted Encumbrances. </w:t>
      </w:r>
      <w:r>
        <w:rPr>
          <w:rtl w:val="0"/>
          <w:lang w:val="en-US"/>
        </w:rPr>
        <w:t>the matters approved by Lender in writing, including taxes not yet due, matters shown on the approved title policy, and other liens or encumbrances expressly permitted under the Loan Documents.</w:t>
      </w:r>
    </w:p>
    <w:p>
      <w:pPr>
        <w:pStyle w:val="Body"/>
        <w:spacing w:after="100"/>
      </w:pPr>
      <w:r>
        <w:rPr>
          <w:rFonts w:ascii="Aptos" w:cs="Aptos" w:hAnsi="Aptos" w:eastAsia="Aptos"/>
          <w:b w:val="1"/>
          <w:bCs w:val="1"/>
          <w:rtl w:val="0"/>
        </w:rPr>
        <w:t xml:space="preserve">2.6. Person. </w:t>
      </w:r>
      <w:r>
        <w:rPr>
          <w:rtl w:val="0"/>
          <w:lang w:val="en-US"/>
        </w:rPr>
        <w:t>any individual, corporation, limited liability company, partnership, trust, governmental authority, or other legal entity.</w:t>
      </w:r>
    </w:p>
    <w:p>
      <w:pPr>
        <w:pStyle w:val="Body"/>
        <w:spacing w:after="100"/>
      </w:pPr>
      <w:r>
        <w:rPr>
          <w:rFonts w:ascii="Aptos" w:cs="Aptos" w:hAnsi="Aptos" w:eastAsia="Aptos"/>
          <w:b w:val="1"/>
          <w:bCs w:val="1"/>
          <w:rtl w:val="0"/>
          <w:lang w:val="it-IT"/>
        </w:rPr>
        <w:t xml:space="preserve">2.7. Interpretation. </w:t>
      </w:r>
      <w:r>
        <w:rPr>
          <w:rtl w:val="0"/>
          <w:lang w:val="en-US"/>
        </w:rPr>
        <w:t>Unless the context otherwise requires, singular terms include the plural and vice versa; references to articles, sections, and exhibits are references to this Agreement; and the words "include," "includes," and "including" are deemed followed by "without limitation."</w:t>
      </w:r>
    </w:p>
    <w:p>
      <w:pPr>
        <w:pStyle w:val="Heading"/>
      </w:pPr>
      <w:r>
        <w:rPr>
          <w:rtl w:val="0"/>
          <w:lang w:val="en-US"/>
        </w:rPr>
        <w:t>ARTICLE III - THE LOAN</w:t>
      </w:r>
    </w:p>
    <w:p>
      <w:pPr>
        <w:pStyle w:val="Body"/>
        <w:spacing w:after="100"/>
      </w:pPr>
      <w:r>
        <w:rPr>
          <w:rFonts w:ascii="Aptos" w:cs="Aptos" w:hAnsi="Aptos" w:eastAsia="Aptos"/>
          <w:b w:val="1"/>
          <w:bCs w:val="1"/>
          <w:rtl w:val="0"/>
        </w:rPr>
        <w:t xml:space="preserve">3.1. Commitment; Loan. </w:t>
      </w:r>
      <w:r>
        <w:rPr>
          <w:rtl w:val="0"/>
          <w:lang w:val="en-US"/>
        </w:rPr>
        <w:t>Subject to satisfaction of the conditions precedent set forth herein, Lender agrees to make the Loan to Borrower in the maximum principal amount of US$18,750,000.</w:t>
      </w:r>
    </w:p>
    <w:p>
      <w:pPr>
        <w:pStyle w:val="Body"/>
        <w:spacing w:after="100"/>
      </w:pPr>
      <w:r>
        <w:rPr>
          <w:rFonts w:ascii="Aptos" w:cs="Aptos" w:hAnsi="Aptos" w:eastAsia="Aptos"/>
          <w:b w:val="1"/>
          <w:bCs w:val="1"/>
          <w:rtl w:val="0"/>
          <w:lang w:val="en-US"/>
        </w:rPr>
        <w:t xml:space="preserve">3.2. Use of Proceeds. </w:t>
      </w:r>
      <w:r>
        <w:rPr>
          <w:rtl w:val="0"/>
          <w:lang w:val="en-US"/>
        </w:rPr>
        <w:t>Loan proceeds shall be used solely for the approved transaction purposes and related transaction costs, and for no other purpose without Lender</w:t>
      </w:r>
      <w:r>
        <w:rPr>
          <w:rtl w:val="1"/>
        </w:rPr>
        <w:t>’</w:t>
      </w:r>
      <w:r>
        <w:rPr>
          <w:rtl w:val="0"/>
          <w:lang w:val="en-US"/>
        </w:rPr>
        <w:t>s prior written consent.</w:t>
      </w:r>
    </w:p>
    <w:p>
      <w:pPr>
        <w:pStyle w:val="Body"/>
        <w:spacing w:after="100"/>
      </w:pPr>
      <w:r>
        <w:rPr>
          <w:rFonts w:ascii="Aptos" w:cs="Aptos" w:hAnsi="Aptos" w:eastAsia="Aptos"/>
          <w:b w:val="1"/>
          <w:bCs w:val="1"/>
          <w:rtl w:val="0"/>
          <w:lang w:val="it-IT"/>
        </w:rPr>
        <w:t xml:space="preserve">3.3. Note. </w:t>
      </w:r>
      <w:r>
        <w:rPr>
          <w:rtl w:val="0"/>
          <w:lang w:val="en-US"/>
        </w:rPr>
        <w:t>The Loan shall be evidenced by a promissory note in the form required by Lender (the "Note").</w:t>
      </w:r>
    </w:p>
    <w:p>
      <w:pPr>
        <w:pStyle w:val="Body"/>
        <w:spacing w:after="100"/>
      </w:pPr>
      <w:r>
        <w:rPr>
          <w:rFonts w:ascii="Aptos" w:cs="Aptos" w:hAnsi="Aptos" w:eastAsia="Aptos"/>
          <w:b w:val="1"/>
          <w:bCs w:val="1"/>
          <w:rtl w:val="0"/>
        </w:rPr>
        <w:t xml:space="preserve">3.4. Interest. </w:t>
      </w:r>
      <w:r>
        <w:rPr>
          <w:rtl w:val="0"/>
          <w:lang w:val="en-US"/>
        </w:rPr>
        <w:t>Interest shall accrue on the outstanding principal balance at the Interest Rate. If a floating rate is used, the benchmark, adjustment mechanics, lookback conventions, replacement provisions, and margin shall be set forth in the Note or an applicable rate addendum.</w:t>
      </w:r>
    </w:p>
    <w:p>
      <w:pPr>
        <w:pStyle w:val="Body"/>
        <w:spacing w:after="100"/>
      </w:pPr>
      <w:r>
        <w:rPr>
          <w:rFonts w:ascii="Aptos" w:cs="Aptos" w:hAnsi="Aptos" w:eastAsia="Aptos"/>
          <w:b w:val="1"/>
          <w:bCs w:val="1"/>
          <w:rtl w:val="0"/>
          <w:lang w:val="en-US"/>
        </w:rPr>
        <w:t xml:space="preserve">3.5. Payments. </w:t>
      </w:r>
      <w:r>
        <w:rPr>
          <w:rtl w:val="0"/>
          <w:lang w:val="en-US"/>
        </w:rPr>
        <w:t>Borrower shall make payments of interest and principal on the dates and in the manner specified in the Note. All payments shall be made in immediately available funds without setoff, deduction, or counterclaim, except as required by law.</w:t>
      </w:r>
    </w:p>
    <w:p>
      <w:pPr>
        <w:pStyle w:val="Body"/>
        <w:spacing w:after="100"/>
      </w:pPr>
      <w:r>
        <w:rPr>
          <w:rFonts w:ascii="Aptos" w:cs="Aptos" w:hAnsi="Aptos" w:eastAsia="Aptos"/>
          <w:b w:val="1"/>
          <w:bCs w:val="1"/>
          <w:rtl w:val="0"/>
          <w:lang w:val="en-US"/>
        </w:rPr>
        <w:t xml:space="preserve">3.6. Prepayment. </w:t>
      </w:r>
      <w:del w:id="0" w:date="2026-03-10T00:00:00Z" w:author="Sandstone Real Estate LLC">
        <w:r>
          <w:rPr>
            <w:rtl w:val="0"/>
            <w:lang w:val="en-US"/>
          </w:rPr>
          <w:delText>Borrower may [or may not] prepay the Loan in whole or in part subject to the prepayment rights, notice requirements, minimum amounts, yield maintenance, breakage costs, exit fee, or other prepayment premium described in the Note.</w:delText>
        </w:r>
      </w:del>
      <w:r>
        <w:rPr>
          <w:rtl w:val="0"/>
          <w:lang w:val="en-US"/>
        </w:rPr>
        <w:t>Borrower may prepay the Loan in whole or in part upon not less than thirty (30) days</w:t>
      </w:r>
      <w:ins w:id="1" w:date="2026-03-10T00:00:00Z" w:author="Sandstone Real Estate LLC">
        <w:r>
          <w:rPr>
            <w:rtl w:val="1"/>
          </w:rPr>
          <w:t xml:space="preserve">’ </w:t>
        </w:r>
      </w:ins>
      <w:r>
        <w:rPr>
          <w:rtl w:val="0"/>
          <w:lang w:val="en-US"/>
        </w:rPr>
        <w:t>prior written notice to Lender, subject to a yield maintenance premium calculated as the present value of the remaining scheduled payments discounted at the Treasury Rate plus 0.50%, but in no event less than 1.0% of the prepaid principal amount; provided, however, that (i) no prepayment premium shall apply during the final twelve (12) months prior to the Maturity Date; (ii) no prepayment premium shall be due on prepayments funded from insurance or condemnation proceeds under Article X; and (iii) Borrower may prepay up to $500,000 in any twelve-month period without premium from net proceeds received upon execution of a new retail anchor lease approved by Lender. Partial prepayments shall be applied to scheduled amortization installments in inverse order of maturity.</w:t>
      </w:r>
    </w:p>
    <w:p>
      <w:pPr>
        <w:pStyle w:val="Body"/>
        <w:spacing w:after="100"/>
      </w:pPr>
      <w:r>
        <w:rPr>
          <w:rFonts w:ascii="Aptos" w:cs="Aptos" w:hAnsi="Aptos" w:eastAsia="Aptos"/>
          <w:b w:val="1"/>
          <w:bCs w:val="1"/>
          <w:rtl w:val="0"/>
        </w:rPr>
        <w:t xml:space="preserve">3.7. Default Interest. </w:t>
      </w:r>
      <w:r>
        <w:rPr>
          <w:rtl w:val="0"/>
          <w:lang w:val="en-US"/>
        </w:rPr>
        <w:t>Upon the occurrence and during the continuance of an Event of Default, amounts outstanding may bear interest at the Default Rate to the maximum extent permitted by law.</w:t>
      </w:r>
    </w:p>
    <w:p>
      <w:pPr>
        <w:pStyle w:val="Heading"/>
      </w:pPr>
      <w:r>
        <w:rPr>
          <w:rtl w:val="0"/>
          <w:lang w:val="en-US"/>
        </w:rPr>
        <w:t>ARTICLE IV - CONDITIONS PRECEDENT TO CLOSING AND FUNDING</w:t>
      </w:r>
    </w:p>
    <w:p>
      <w:pPr>
        <w:pStyle w:val="List Bullet"/>
        <w:numPr>
          <w:ilvl w:val="0"/>
          <w:numId w:val="2"/>
        </w:numPr>
      </w:pPr>
      <w:r>
        <w:rPr>
          <w:rtl w:val="0"/>
          <w:lang w:val="en-US"/>
        </w:rPr>
        <w:t>Executed Loan Documents in form and substance satisfactory to Lender.</w:t>
      </w:r>
    </w:p>
    <w:p>
      <w:pPr>
        <w:pStyle w:val="List Bullet"/>
        <w:numPr>
          <w:ilvl w:val="0"/>
          <w:numId w:val="2"/>
        </w:numPr>
      </w:pPr>
      <w:r>
        <w:rPr>
          <w:rtl w:val="0"/>
          <w:lang w:val="en-US"/>
        </w:rPr>
        <w:t>Evidence of Borrower</w:t>
      </w:r>
      <w:r>
        <w:rPr>
          <w:rtl w:val="0"/>
          <w:lang w:val="en-US"/>
        </w:rPr>
        <w:t>’</w:t>
      </w:r>
      <w:r>
        <w:rPr>
          <w:rtl w:val="0"/>
          <w:lang w:val="en-US"/>
        </w:rPr>
        <w:t>s organization, existence, good standing, and authority, including resolutions, incumbency certificates, and beneficial ownership information.</w:t>
      </w:r>
    </w:p>
    <w:p>
      <w:pPr>
        <w:pStyle w:val="List Bullet"/>
        <w:numPr>
          <w:ilvl w:val="0"/>
          <w:numId w:val="2"/>
        </w:numPr>
      </w:pPr>
      <w:r>
        <w:rPr>
          <w:rtl w:val="0"/>
          <w:lang w:val="en-US"/>
        </w:rPr>
        <w:t>Title insurance commitment / policy insuring the lien of the Mortgage / Deed of Trust / Charge as a valid first-priority lien, subject only to Permitted Encumbrances.</w:t>
      </w:r>
    </w:p>
    <w:p>
      <w:pPr>
        <w:pStyle w:val="List Bullet"/>
        <w:numPr>
          <w:ilvl w:val="0"/>
          <w:numId w:val="2"/>
        </w:numPr>
      </w:pPr>
      <w:r>
        <w:rPr>
          <w:rtl w:val="0"/>
          <w:lang w:val="en-US"/>
        </w:rPr>
        <w:t>Current survey, zoning confirmation, and evidence of legal access, utilities, and compliance with applicable land use requirements acceptable to Lender.</w:t>
      </w:r>
    </w:p>
    <w:p>
      <w:pPr>
        <w:pStyle w:val="List Bullet"/>
        <w:numPr>
          <w:ilvl w:val="0"/>
          <w:numId w:val="2"/>
        </w:numPr>
      </w:pPr>
      <w:r>
        <w:rPr>
          <w:rtl w:val="0"/>
          <w:lang w:val="en-US"/>
        </w:rPr>
        <w:t>Property condition reports, appraisal, rent roll, operating statements, leases, estoppels, SNDA documentation if applicable, and such third-party reports as Lender may reasonably require.</w:t>
      </w:r>
    </w:p>
    <w:p>
      <w:pPr>
        <w:pStyle w:val="List Bullet"/>
        <w:numPr>
          <w:ilvl w:val="0"/>
          <w:numId w:val="2"/>
        </w:numPr>
      </w:pPr>
      <w:r>
        <w:rPr>
          <w:rtl w:val="0"/>
          <w:lang w:val="en-US"/>
        </w:rPr>
        <w:t>Evidence of required insurance coverage, together with lender loss payable and additional insured endorsements where applicable.</w:t>
      </w:r>
    </w:p>
    <w:p>
      <w:pPr>
        <w:pStyle w:val="List Bullet"/>
        <w:numPr>
          <w:ilvl w:val="0"/>
          <w:numId w:val="2"/>
        </w:numPr>
      </w:pPr>
      <w:r>
        <w:rPr>
          <w:rtl w:val="0"/>
          <w:lang w:val="en-US"/>
        </w:rPr>
        <w:t>Opinions of counsel for Borrower and Guarantor, UCC, PPSA, tax, and litigation searches, and evidence that all recording and filing requirements can be timely completed.</w:t>
      </w:r>
    </w:p>
    <w:p>
      <w:pPr>
        <w:pStyle w:val="List Bullet"/>
        <w:numPr>
          <w:ilvl w:val="0"/>
          <w:numId w:val="2"/>
        </w:numPr>
      </w:pPr>
      <w:r>
        <w:rPr>
          <w:rtl w:val="0"/>
          <w:lang w:val="en-US"/>
        </w:rPr>
        <w:t>No Material Adverse Effect and no Event of Default or event which, with notice or lapse of time, would constitute an Event of Default.</w:t>
      </w:r>
    </w:p>
    <w:p>
      <w:pPr>
        <w:pStyle w:val="Body"/>
        <w:spacing w:after="100"/>
      </w:pPr>
      <w:r>
        <w:rPr>
          <w:rFonts w:ascii="Aptos" w:cs="Aptos" w:hAnsi="Aptos" w:eastAsia="Aptos"/>
          <w:b w:val="1"/>
          <w:bCs w:val="1"/>
          <w:rtl w:val="0"/>
          <w:lang w:val="it-IT"/>
        </w:rPr>
        <w:t xml:space="preserve">4.1. Conditions Precedent. </w:t>
      </w:r>
      <w:r>
        <w:rPr>
          <w:rtl w:val="0"/>
          <w:lang w:val="en-US"/>
        </w:rPr>
        <w:t>The obligation of Lender to close and fund the Loan is conditioned upon delivery, completion, and continued satisfaction of the foregoing items and any additional conditions identified in the commitment letter or closing checklist.</w:t>
      </w:r>
    </w:p>
    <w:p>
      <w:pPr>
        <w:pStyle w:val="Heading"/>
      </w:pPr>
      <w:r>
        <w:rPr>
          <w:rtl w:val="0"/>
          <w:lang w:val="en-US"/>
        </w:rPr>
        <w:t>ARTICLE V - REPRESENTATIONS AND WARRANTIES</w:t>
      </w:r>
    </w:p>
    <w:p>
      <w:pPr>
        <w:pStyle w:val="Body"/>
        <w:spacing w:after="100"/>
      </w:pPr>
      <w:r>
        <w:rPr>
          <w:rFonts w:ascii="Aptos" w:cs="Aptos" w:hAnsi="Aptos" w:eastAsia="Aptos"/>
          <w:b w:val="1"/>
          <w:bCs w:val="1"/>
          <w:rtl w:val="0"/>
          <w:lang w:val="en-US"/>
        </w:rPr>
        <w:t xml:space="preserve">5.1. Organization; Authority. </w:t>
      </w:r>
      <w:r>
        <w:rPr>
          <w:rtl w:val="0"/>
          <w:lang w:val="en-US"/>
        </w:rPr>
        <w:t>Borrower is duly organized, validly existing, and in good standing under the laws of its jurisdiction of formation and has full power and authority to own its assets, conduct its business, and execute and deliver the Loan Documents.</w:t>
      </w:r>
    </w:p>
    <w:p>
      <w:pPr>
        <w:pStyle w:val="Body"/>
        <w:spacing w:after="100"/>
      </w:pPr>
      <w:r>
        <w:rPr>
          <w:rFonts w:ascii="Aptos" w:cs="Aptos" w:hAnsi="Aptos" w:eastAsia="Aptos"/>
          <w:b w:val="1"/>
          <w:bCs w:val="1"/>
          <w:rtl w:val="0"/>
          <w:lang w:val="en-US"/>
        </w:rPr>
        <w:t xml:space="preserve">5.2. Enforceability. </w:t>
      </w:r>
      <w:r>
        <w:rPr>
          <w:rtl w:val="0"/>
          <w:lang w:val="en-US"/>
        </w:rPr>
        <w:t>Each Loan Document executed by Borrower constitutes a legal, valid, and binding obligation of Borrower, enforceable against Borrower in accordance with its terms, subject to bankruptcy, insolvency, and equitable principles.</w:t>
      </w:r>
    </w:p>
    <w:p>
      <w:pPr>
        <w:pStyle w:val="Body"/>
        <w:spacing w:after="100"/>
      </w:pPr>
      <w:r>
        <w:rPr>
          <w:rFonts w:ascii="Aptos" w:cs="Aptos" w:hAnsi="Aptos" w:eastAsia="Aptos"/>
          <w:b w:val="1"/>
          <w:bCs w:val="1"/>
          <w:rtl w:val="0"/>
        </w:rPr>
        <w:t xml:space="preserve">5.3. No Conflict. </w:t>
      </w:r>
      <w:r>
        <w:rPr>
          <w:rtl w:val="0"/>
          <w:lang w:val="en-US"/>
        </w:rPr>
        <w:t>The execution, delivery, and performance of the Loan Documents do not violate Borrower</w:t>
      </w:r>
      <w:r>
        <w:rPr>
          <w:rtl w:val="1"/>
        </w:rPr>
        <w:t>’</w:t>
      </w:r>
      <w:r>
        <w:rPr>
          <w:rtl w:val="0"/>
          <w:lang w:val="en-US"/>
        </w:rPr>
        <w:t>s organizational documents, any law applicable to Borrower, any judgment or order, or any material contract binding on Borrower or the Property.</w:t>
      </w:r>
    </w:p>
    <w:p>
      <w:pPr>
        <w:pStyle w:val="Body"/>
        <w:spacing w:after="100"/>
      </w:pPr>
      <w:r>
        <w:rPr>
          <w:rFonts w:ascii="Aptos" w:cs="Aptos" w:hAnsi="Aptos" w:eastAsia="Aptos"/>
          <w:b w:val="1"/>
          <w:bCs w:val="1"/>
          <w:rtl w:val="0"/>
          <w:lang w:val="en-US"/>
        </w:rPr>
        <w:t xml:space="preserve">5.4. Title; Leases. </w:t>
      </w:r>
      <w:r>
        <w:rPr>
          <w:rtl w:val="0"/>
          <w:lang w:val="en-US"/>
        </w:rPr>
        <w:t>Borrower has or at closing will have good and marketable title or valid leasehold title to the Property, subject only to Permitted Encumbrances, and has delivered true, correct, and complete copies of all material leases and service contracts requested by Lender.</w:t>
      </w:r>
    </w:p>
    <w:p>
      <w:pPr>
        <w:pStyle w:val="Body"/>
        <w:spacing w:after="100"/>
      </w:pPr>
      <w:r>
        <w:rPr>
          <w:rFonts w:ascii="Aptos" w:cs="Aptos" w:hAnsi="Aptos" w:eastAsia="Aptos"/>
          <w:b w:val="1"/>
          <w:bCs w:val="1"/>
          <w:rtl w:val="0"/>
          <w:lang w:val="it-IT"/>
        </w:rPr>
        <w:t xml:space="preserve">5.5. Litigation. </w:t>
      </w:r>
      <w:r>
        <w:rPr>
          <w:rtl w:val="0"/>
          <w:lang w:val="en-US"/>
        </w:rPr>
        <w:t>There is no action, suit, investigation, or proceeding pending or, to Borrower</w:t>
      </w:r>
      <w:r>
        <w:rPr>
          <w:rtl w:val="1"/>
        </w:rPr>
        <w:t>’</w:t>
      </w:r>
      <w:r>
        <w:rPr>
          <w:rtl w:val="0"/>
          <w:lang w:val="en-US"/>
        </w:rPr>
        <w:t>s knowledge, threatened, that could reasonably be expected to have a Material Adverse Effect.</w:t>
      </w:r>
    </w:p>
    <w:p>
      <w:pPr>
        <w:pStyle w:val="Body"/>
        <w:spacing w:after="100"/>
      </w:pPr>
      <w:r>
        <w:rPr>
          <w:rFonts w:ascii="Aptos" w:cs="Aptos" w:hAnsi="Aptos" w:eastAsia="Aptos"/>
          <w:b w:val="1"/>
          <w:bCs w:val="1"/>
          <w:rtl w:val="0"/>
          <w:lang w:val="en-US"/>
        </w:rPr>
        <w:t xml:space="preserve">5.6. Compliance with Laws. </w:t>
      </w:r>
      <w:r>
        <w:rPr>
          <w:rtl w:val="0"/>
          <w:lang w:val="en-US"/>
        </w:rPr>
        <w:t>Borrower and the Property are in compliance in all material respects with applicable laws, including anti-money laundering laws, sanctions laws, building codes, accessibility laws, and Environmental Laws, except as disclosed to and accepted by Lender in writing.</w:t>
      </w:r>
    </w:p>
    <w:p>
      <w:pPr>
        <w:pStyle w:val="Body"/>
        <w:spacing w:after="100"/>
      </w:pPr>
      <w:r>
        <w:rPr>
          <w:rFonts w:ascii="Aptos" w:cs="Aptos" w:hAnsi="Aptos" w:eastAsia="Aptos"/>
          <w:b w:val="1"/>
          <w:bCs w:val="1"/>
          <w:rtl w:val="0"/>
          <w:lang w:val="pt-PT"/>
        </w:rPr>
        <w:t xml:space="preserve">5.7. Taxes. </w:t>
      </w:r>
      <w:r>
        <w:rPr>
          <w:rtl w:val="0"/>
          <w:lang w:val="en-US"/>
        </w:rPr>
        <w:t>All taxes due and payable with respect to Borrower and the Property have been paid or are being contested in good faith by appropriate proceedings with adequate reserves.</w:t>
      </w:r>
    </w:p>
    <w:p>
      <w:pPr>
        <w:pStyle w:val="Body"/>
        <w:spacing w:after="100"/>
      </w:pPr>
      <w:r>
        <w:rPr>
          <w:rFonts w:ascii="Aptos" w:cs="Aptos" w:hAnsi="Aptos" w:eastAsia="Aptos"/>
          <w:b w:val="1"/>
          <w:bCs w:val="1"/>
          <w:rtl w:val="0"/>
        </w:rPr>
        <w:t xml:space="preserve">5.8. Financial Information. </w:t>
      </w:r>
      <w:r>
        <w:rPr>
          <w:rtl w:val="0"/>
          <w:lang w:val="en-US"/>
        </w:rPr>
        <w:t>All financial statements, rent rolls, operating statements, and other written information furnished to Lender were, when furnished, complete and correct in all material respects and did not omit any material fact necessary to make such information not misleading.</w:t>
      </w:r>
    </w:p>
    <w:p>
      <w:pPr>
        <w:pStyle w:val="Heading"/>
      </w:pPr>
      <w:r>
        <w:rPr>
          <w:rtl w:val="0"/>
          <w:lang w:val="de-DE"/>
        </w:rPr>
        <w:t>ARTICLE VI - AFFIRMATIVE COVENANTS</w:t>
      </w:r>
    </w:p>
    <w:p>
      <w:pPr>
        <w:pStyle w:val="Body"/>
        <w:spacing w:after="100"/>
      </w:pPr>
      <w:r>
        <w:rPr>
          <w:rFonts w:ascii="Aptos" w:cs="Aptos" w:hAnsi="Aptos" w:eastAsia="Aptos"/>
          <w:b w:val="1"/>
          <w:bCs w:val="1"/>
          <w:rtl w:val="0"/>
          <w:lang w:val="en-US"/>
        </w:rPr>
        <w:t xml:space="preserve">6.1. Maintenance and Repair. </w:t>
      </w:r>
      <w:r>
        <w:rPr>
          <w:rtl w:val="0"/>
          <w:lang w:val="en-US"/>
        </w:rPr>
        <w:t>Borrower shall maintain the Property in good order and repair, subject to ordinary wear and tear, and promptly complete all repairs and replacements necessary to preserve the value, use, and operation of the Property.</w:t>
      </w:r>
    </w:p>
    <w:p>
      <w:pPr>
        <w:pStyle w:val="Body"/>
        <w:spacing w:after="100"/>
      </w:pPr>
      <w:r>
        <w:rPr>
          <w:rFonts w:ascii="Aptos" w:cs="Aptos" w:hAnsi="Aptos" w:eastAsia="Aptos"/>
          <w:b w:val="1"/>
          <w:bCs w:val="1"/>
          <w:rtl w:val="0"/>
          <w:lang w:val="pt-PT"/>
        </w:rPr>
        <w:t xml:space="preserve">6.2. Compliance. </w:t>
      </w:r>
      <w:r>
        <w:rPr>
          <w:rtl w:val="0"/>
          <w:lang w:val="en-US"/>
        </w:rPr>
        <w:t>Borrower shall comply in all material respects with all laws, permits, approvals, and restrictive covenants applicable to Borrower and the Property.</w:t>
      </w:r>
    </w:p>
    <w:p>
      <w:pPr>
        <w:pStyle w:val="Body"/>
        <w:spacing w:after="100"/>
      </w:pPr>
      <w:r>
        <w:rPr>
          <w:rFonts w:ascii="Aptos" w:cs="Aptos" w:hAnsi="Aptos" w:eastAsia="Aptos"/>
          <w:b w:val="1"/>
          <w:bCs w:val="1"/>
          <w:rtl w:val="0"/>
          <w:lang w:val="en-US"/>
        </w:rPr>
        <w:t xml:space="preserve">6.3. Taxes and Charges. </w:t>
      </w:r>
      <w:r>
        <w:rPr>
          <w:rtl w:val="0"/>
          <w:lang w:val="en-US"/>
        </w:rPr>
        <w:t>Borrower shall pay all taxes, assessments, utility charges, and other charges affecting the Property prior to delinquency, except to the extent contested in good faith with adequate reserves.</w:t>
      </w:r>
    </w:p>
    <w:p>
      <w:pPr>
        <w:pStyle w:val="Body"/>
        <w:spacing w:after="100"/>
      </w:pPr>
      <w:r>
        <w:rPr>
          <w:rFonts w:ascii="Aptos" w:cs="Aptos" w:hAnsi="Aptos" w:eastAsia="Aptos"/>
          <w:b w:val="1"/>
          <w:bCs w:val="1"/>
          <w:rtl w:val="0"/>
          <w:lang w:val="it-IT"/>
        </w:rPr>
        <w:t xml:space="preserve">6.4. Insurance. </w:t>
      </w:r>
      <w:r>
        <w:rPr>
          <w:rtl w:val="0"/>
          <w:lang w:val="en-US"/>
        </w:rPr>
        <w:t>Borrower shall maintain insurance of the types and amounts required by Lender, including property, liability, business interruption / rental value, boiler and machinery, flood, earthquake, terrorism, cyber, or other coverages reasonably required for the Property and jurisdiction.</w:t>
      </w:r>
    </w:p>
    <w:p>
      <w:pPr>
        <w:pStyle w:val="Body"/>
        <w:spacing w:after="100"/>
      </w:pPr>
      <w:r>
        <w:rPr>
          <w:rFonts w:ascii="Aptos" w:cs="Aptos" w:hAnsi="Aptos" w:eastAsia="Aptos"/>
          <w:b w:val="1"/>
          <w:bCs w:val="1"/>
          <w:rtl w:val="0"/>
          <w:lang w:val="en-US"/>
        </w:rPr>
        <w:t xml:space="preserve">6.5. Books and Records; Reporting. </w:t>
      </w:r>
      <w:r>
        <w:rPr>
          <w:rtl w:val="0"/>
          <w:lang w:val="en-US"/>
        </w:rPr>
        <w:t>Borrower shall maintain proper books and records and deliver to Lender such financial statements, rent rolls, occupancy reports, budgets, tax returns, compliance certificates, and other information as Lender may reasonably require at the intervals specified in the reporting schedule.</w:t>
      </w:r>
    </w:p>
    <w:p>
      <w:pPr>
        <w:pStyle w:val="Body"/>
        <w:spacing w:after="100"/>
      </w:pPr>
      <w:r>
        <w:rPr>
          <w:rFonts w:ascii="Aptos" w:cs="Aptos" w:hAnsi="Aptos" w:eastAsia="Aptos"/>
          <w:b w:val="1"/>
          <w:bCs w:val="1"/>
          <w:rtl w:val="0"/>
          <w:lang w:val="en-US"/>
        </w:rPr>
        <w:t xml:space="preserve">6.6. Inspection Rights. </w:t>
      </w:r>
      <w:del w:id="2" w:date="2026-03-10T00:00:00Z" w:author="Sandstone Real Estate LLC">
        <w:r>
          <w:rPr>
            <w:rtl w:val="0"/>
            <w:lang w:val="en-US"/>
          </w:rPr>
          <w:delText>Upon reasonable notice, Lender and its representatives may enter the Property during normal business hours to inspect the Property, review books and records, conduct engineering or environmental reviews, and speak with property managers, subject to tenant rights and safety requirements.</w:delText>
        </w:r>
      </w:del>
      <w:r>
        <w:rPr>
          <w:rtl w:val="0"/>
          <w:lang w:val="en-US"/>
        </w:rPr>
        <w:t>Upon not less than five (5) Business Days</w:t>
      </w:r>
      <w:ins w:id="3" w:date="2026-03-10T00:00:00Z" w:author="Sandstone Real Estate LLC">
        <w:r>
          <w:rPr>
            <w:rtl w:val="1"/>
          </w:rPr>
          <w:t xml:space="preserve">’ </w:t>
        </w:r>
      </w:ins>
      <w:r>
        <w:rPr>
          <w:rtl w:val="0"/>
          <w:lang w:val="en-US"/>
        </w:rPr>
        <w:t>prior written notice, Lender and its representatives may inspect the Property (including residential buildings, common areas, outdoor amenities, and retail space) during normal business hours, subject to tenant rights, safety requirements, and lease confidentiality obligations; provided, however, that (i) absent an Event of Default, Lender shall conduct no more than two (2) comprehensive inspections per calendar year, with additional drive-by inspections of exterior and common areas permitted on forty-eight (48) hours</w:t>
      </w:r>
      <w:ins w:id="4" w:date="2026-03-10T00:00:00Z" w:author="Sandstone Real Estate LLC">
        <w:r>
          <w:rPr>
            <w:rtl w:val="1"/>
          </w:rPr>
          <w:t xml:space="preserve">’ </w:t>
        </w:r>
      </w:ins>
      <w:r>
        <w:rPr>
          <w:rtl w:val="0"/>
          <w:lang w:val="en-US"/>
        </w:rPr>
        <w:t>notice without the two-inspection limit; (ii) inspections of occupied residential units shall require not less than twenty-four (24) hours</w:t>
      </w:r>
      <w:ins w:id="5" w:date="2026-03-10T00:00:00Z" w:author="Sandstone Real Estate LLC">
        <w:r>
          <w:rPr>
            <w:rtl w:val="1"/>
          </w:rPr>
          <w:t xml:space="preserve">’ </w:t>
        </w:r>
      </w:ins>
      <w:r>
        <w:rPr>
          <w:rtl w:val="0"/>
          <w:lang w:val="en-US"/>
        </w:rPr>
        <w:t>advance notice to affected tenants in accordance with Nebraska law; (iii) inspections of retail tenant spaces shall be coordinated with Borrower to comply with applicable retail lease provisions; and (iv) third-party inspection costs shall be borne by Lender unless an Event of Default has occurred and is continuing.</w:t>
      </w:r>
    </w:p>
    <w:p>
      <w:pPr>
        <w:pStyle w:val="Body"/>
        <w:spacing w:after="100"/>
      </w:pPr>
      <w:r>
        <w:rPr>
          <w:rFonts w:ascii="Aptos" w:cs="Aptos" w:hAnsi="Aptos" w:eastAsia="Aptos"/>
          <w:b w:val="1"/>
          <w:bCs w:val="1"/>
          <w:rtl w:val="0"/>
          <w:lang w:val="en-US"/>
        </w:rPr>
        <w:t xml:space="preserve">6.7. Further Assurances. </w:t>
      </w:r>
      <w:r>
        <w:rPr>
          <w:rtl w:val="0"/>
          <w:lang w:val="en-US"/>
        </w:rPr>
        <w:t>Borrower shall execute and deliver such additional documents and take such actions as Lender may reasonably request to carry out the intent of the Loan Documents and to perfect, protect, or preserve the collateral and Lender</w:t>
      </w:r>
      <w:r>
        <w:rPr>
          <w:rtl w:val="1"/>
        </w:rPr>
        <w:t>’</w:t>
      </w:r>
      <w:r>
        <w:rPr>
          <w:rtl w:val="0"/>
          <w:lang w:val="en-US"/>
        </w:rPr>
        <w:t>s rights.</w:t>
      </w:r>
    </w:p>
    <w:p>
      <w:pPr>
        <w:pStyle w:val="Heading"/>
      </w:pPr>
      <w:r>
        <w:rPr>
          <w:rtl w:val="0"/>
          <w:lang w:val="de-DE"/>
        </w:rPr>
        <w:t>ARTICLE VII - NEGATIVE COVENANTS</w:t>
      </w:r>
    </w:p>
    <w:p>
      <w:pPr>
        <w:pStyle w:val="List Bullet"/>
        <w:numPr>
          <w:ilvl w:val="0"/>
          <w:numId w:val="2"/>
        </w:numPr>
      </w:pPr>
      <w:r>
        <w:rPr>
          <w:rtl w:val="0"/>
          <w:lang w:val="en-US"/>
        </w:rPr>
        <w:t>Borrower shall not sell, transfer, convey, further encumber, or permit any change in ownership or control of Borrower or the Property except as expressly permitted by the Loan Documents.</w:t>
      </w:r>
    </w:p>
    <w:p>
      <w:pPr>
        <w:pStyle w:val="List Bullet"/>
        <w:numPr>
          <w:ilvl w:val="0"/>
          <w:numId w:val="2"/>
        </w:numPr>
      </w:pPr>
      <w:r>
        <w:rPr>
          <w:rtl w:val="0"/>
          <w:lang w:val="en-US"/>
        </w:rPr>
        <w:t>Borrower shall not incur additional indebtedness secured by the Property or any material portion thereof, other than Permitted Encumbrances and expressly permitted trade payables incurred in the ordinary course.</w:t>
      </w:r>
    </w:p>
    <w:p>
      <w:pPr>
        <w:pStyle w:val="List Bullet"/>
        <w:numPr>
          <w:ilvl w:val="0"/>
          <w:numId w:val="2"/>
        </w:numPr>
      </w:pPr>
      <w:r>
        <w:rPr>
          <w:rtl w:val="0"/>
          <w:lang w:val="en-US"/>
        </w:rPr>
        <w:t>Borrower shall not materially amend, terminate, or waive rights under material leases, management agreements, or service contracts without Lender</w:t>
      </w:r>
      <w:r>
        <w:rPr>
          <w:rtl w:val="0"/>
          <w:lang w:val="en-US"/>
        </w:rPr>
        <w:t>’</w:t>
      </w:r>
      <w:r>
        <w:rPr>
          <w:rtl w:val="0"/>
          <w:lang w:val="en-US"/>
        </w:rPr>
        <w:t>s consent, except as expressly permitted for arm</w:t>
      </w:r>
      <w:r>
        <w:rPr>
          <w:rtl w:val="0"/>
          <w:lang w:val="en-US"/>
        </w:rPr>
        <w:t>’</w:t>
      </w:r>
      <w:r>
        <w:rPr>
          <w:rtl w:val="0"/>
          <w:lang w:val="en-US"/>
        </w:rPr>
        <w:t>s-length leasing within approved parameters.</w:t>
      </w:r>
    </w:p>
    <w:p>
      <w:pPr>
        <w:pStyle w:val="List Bullet"/>
        <w:numPr>
          <w:ilvl w:val="0"/>
          <w:numId w:val="2"/>
        </w:numPr>
      </w:pPr>
      <w:r>
        <w:rPr>
          <w:rtl w:val="0"/>
          <w:lang w:val="en-US"/>
        </w:rPr>
        <w:t>Borrower shall not materially alter the use of the Property, commit waste, abandon the Property, or remove material personal property except in the ordinary course of operation or replacement.</w:t>
      </w:r>
    </w:p>
    <w:p>
      <w:pPr>
        <w:pStyle w:val="List Bullet"/>
        <w:numPr>
          <w:ilvl w:val="0"/>
          <w:numId w:val="2"/>
        </w:numPr>
      </w:pPr>
      <w:r>
        <w:rPr>
          <w:rtl w:val="0"/>
          <w:lang w:val="en-US"/>
        </w:rPr>
        <w:t>Borrower shall not distribute cash or assets to owners except as permitted by cash management provisions, required reserve tests, debt yield / DSCR tests, and the absence of any Default or Event of Default.</w:t>
      </w:r>
    </w:p>
    <w:p>
      <w:pPr>
        <w:pStyle w:val="Heading"/>
      </w:pPr>
      <w:r>
        <w:rPr>
          <w:rtl w:val="0"/>
          <w:lang w:val="en-US"/>
        </w:rPr>
        <w:t>ARTICLE VIII - COLLATERAL AND SECURITY</w:t>
      </w:r>
    </w:p>
    <w:p>
      <w:pPr>
        <w:pStyle w:val="Body"/>
        <w:spacing w:after="100"/>
      </w:pPr>
      <w:r>
        <w:rPr>
          <w:rFonts w:ascii="Aptos" w:cs="Aptos" w:hAnsi="Aptos" w:eastAsia="Aptos"/>
          <w:b w:val="1"/>
          <w:bCs w:val="1"/>
          <w:rtl w:val="0"/>
          <w:lang w:val="en-US"/>
        </w:rPr>
        <w:t xml:space="preserve">8.1. Security Interest and Mortgage Lien. </w:t>
      </w:r>
      <w:r>
        <w:rPr>
          <w:rtl w:val="0"/>
          <w:lang w:val="en-US"/>
        </w:rPr>
        <w:t>As security for the Obligations, Borrower shall grant to Lender a first-priority mortgage / deed of trust / charge on the Property, together with a security interest in fixtures, equipment, accounts, reserves, and other personal property collateral, in each case subject only to Permitted Encumbrances.</w:t>
      </w:r>
    </w:p>
    <w:p>
      <w:pPr>
        <w:pStyle w:val="Body"/>
        <w:spacing w:after="100"/>
      </w:pPr>
      <w:r>
        <w:rPr>
          <w:rFonts w:ascii="Aptos" w:cs="Aptos" w:hAnsi="Aptos" w:eastAsia="Aptos"/>
          <w:b w:val="1"/>
          <w:bCs w:val="1"/>
          <w:rtl w:val="0"/>
          <w:lang w:val="en-US"/>
        </w:rPr>
        <w:t xml:space="preserve">8.2. Assignment of Leases and Rents. </w:t>
      </w:r>
      <w:r>
        <w:rPr>
          <w:rtl w:val="0"/>
          <w:lang w:val="en-US"/>
        </w:rPr>
        <w:t>Borrower shall assign to Lender, as additional collateral, all current and future leases, rents, issues, profits, income, deposits, guaranties, and related rights arising from the Property, subject to Borrower</w:t>
      </w:r>
      <w:r>
        <w:rPr>
          <w:rtl w:val="1"/>
        </w:rPr>
        <w:t>’</w:t>
      </w:r>
      <w:r>
        <w:rPr>
          <w:rtl w:val="0"/>
          <w:lang w:val="en-US"/>
        </w:rPr>
        <w:t>s revocable license to collect and use such rents unless and until an Event of Default occurs.</w:t>
      </w:r>
    </w:p>
    <w:p>
      <w:pPr>
        <w:pStyle w:val="Body"/>
        <w:spacing w:after="100"/>
      </w:pPr>
      <w:r>
        <w:rPr>
          <w:rFonts w:ascii="Aptos" w:cs="Aptos" w:hAnsi="Aptos" w:eastAsia="Aptos"/>
          <w:b w:val="1"/>
          <w:bCs w:val="1"/>
          <w:rtl w:val="0"/>
          <w:lang w:val="en-US"/>
        </w:rPr>
        <w:t xml:space="preserve">8.3. Perfection. </w:t>
      </w:r>
      <w:r>
        <w:rPr>
          <w:rtl w:val="0"/>
          <w:lang w:val="en-US"/>
        </w:rPr>
        <w:t>Borrower authorizes Lender to file financing statements, notices, and other filings, and Borrower shall deliver such original chattel paper, instruments, control agreements, and other collateral perfection documents as Lender may require.</w:t>
      </w:r>
    </w:p>
    <w:p>
      <w:pPr>
        <w:pStyle w:val="Heading"/>
      </w:pPr>
      <w:r>
        <w:rPr>
          <w:rtl w:val="0"/>
          <w:lang w:val="en-US"/>
        </w:rPr>
        <w:t>ARTICLE IX - CASH MANAGEMENT, RESERVES, AND LEASING (OPTIONAL MODULES)</w:t>
      </w:r>
    </w:p>
    <w:p>
      <w:pPr>
        <w:pStyle w:val="Body"/>
        <w:spacing w:after="100"/>
      </w:pPr>
      <w:r>
        <w:rPr>
          <w:rFonts w:ascii="Aptos" w:cs="Aptos" w:hAnsi="Aptos" w:eastAsia="Aptos"/>
          <w:b w:val="1"/>
          <w:bCs w:val="1"/>
          <w:rtl w:val="0"/>
        </w:rPr>
        <w:t xml:space="preserve">9.1. Cash Management. </w:t>
      </w:r>
      <w:r>
        <w:rPr>
          <w:rtl w:val="0"/>
          <w:lang w:val="en-US"/>
        </w:rPr>
        <w:t>Borrower shall comply with the cash management structure, including blocked accounts, clearing accounts, lockbox, account control agreements, and waterfall application of funds, if and to the extent required by Lender.</w:t>
      </w:r>
    </w:p>
    <w:p>
      <w:pPr>
        <w:pStyle w:val="Body"/>
        <w:spacing w:after="100"/>
      </w:pPr>
      <w:r>
        <w:rPr>
          <w:rFonts w:ascii="Aptos" w:cs="Aptos" w:hAnsi="Aptos" w:eastAsia="Aptos"/>
          <w:b w:val="1"/>
          <w:bCs w:val="1"/>
          <w:rtl w:val="0"/>
        </w:rPr>
        <w:t xml:space="preserve">9.2. Reserves. </w:t>
      </w:r>
      <w:r>
        <w:rPr>
          <w:rtl w:val="0"/>
          <w:lang w:val="en-US"/>
        </w:rPr>
        <w:t>Borrower shall establish and fund such reserves as Lender may require, including tax and insurance escrows, replacement reserves, tenant improvement and leasing commission reserves, capital expenditure reserves, and repair reserves.</w:t>
      </w:r>
    </w:p>
    <w:p>
      <w:pPr>
        <w:pStyle w:val="Body"/>
        <w:spacing w:after="100"/>
      </w:pPr>
      <w:r>
        <w:rPr>
          <w:rFonts w:ascii="Aptos" w:cs="Aptos" w:hAnsi="Aptos" w:eastAsia="Aptos"/>
          <w:b w:val="1"/>
          <w:bCs w:val="1"/>
          <w:rtl w:val="0"/>
          <w:lang w:val="en-US"/>
        </w:rPr>
        <w:t xml:space="preserve">9.3. Leasing Parameters. </w:t>
      </w:r>
      <w:r>
        <w:rPr>
          <w:rtl w:val="0"/>
          <w:lang w:val="en-US"/>
        </w:rPr>
        <w:t>Borrower may enter into leases in the ordinary course only if such leases satisfy approved leasing parameters. Major leases, anchor leases, leases with concessions above agreed thresholds, and lease terminations or material amendments shall require Lender approval.</w:t>
      </w:r>
    </w:p>
    <w:p>
      <w:pPr>
        <w:pStyle w:val="Heading"/>
      </w:pPr>
      <w:r>
        <w:rPr>
          <w:rtl w:val="0"/>
          <w:lang w:val="en-US"/>
        </w:rPr>
        <w:t>ARTICLE X - CASUALTY, CONDEMNATION, AND RESTORATION</w:t>
      </w:r>
    </w:p>
    <w:p>
      <w:pPr>
        <w:pStyle w:val="Body"/>
        <w:spacing w:after="100"/>
      </w:pPr>
      <w:r>
        <w:rPr>
          <w:rFonts w:ascii="Aptos" w:cs="Aptos" w:hAnsi="Aptos" w:eastAsia="Aptos"/>
          <w:b w:val="1"/>
          <w:bCs w:val="1"/>
          <w:rtl w:val="0"/>
          <w:lang w:val="en-US"/>
        </w:rPr>
        <w:t xml:space="preserve">10.1. Notice of Casualty or Condemnation. </w:t>
      </w:r>
      <w:r>
        <w:rPr>
          <w:rtl w:val="0"/>
          <w:lang w:val="en-US"/>
        </w:rPr>
        <w:t>Borrower shall promptly notify Lender of any casualty, condemnation, requisition, or taking affecting the Property and shall promptly deliver copies of all notices, claims, and correspondence related thereto.</w:t>
      </w:r>
    </w:p>
    <w:p>
      <w:pPr>
        <w:pStyle w:val="Body"/>
        <w:spacing w:after="100"/>
      </w:pPr>
      <w:r>
        <w:rPr>
          <w:rFonts w:ascii="Aptos" w:cs="Aptos" w:hAnsi="Aptos" w:eastAsia="Aptos"/>
          <w:b w:val="1"/>
          <w:bCs w:val="1"/>
          <w:rtl w:val="0"/>
          <w:lang w:val="en-US"/>
        </w:rPr>
        <w:t xml:space="preserve">10.2. Application of Proceeds. </w:t>
      </w:r>
      <w:r>
        <w:rPr>
          <w:rtl w:val="0"/>
          <w:lang w:val="en-US"/>
        </w:rPr>
        <w:t>Insurance and condemnation proceeds shall be applied, at Lender</w:t>
      </w:r>
      <w:r>
        <w:rPr>
          <w:rtl w:val="1"/>
        </w:rPr>
        <w:t>’</w:t>
      </w:r>
      <w:r>
        <w:rPr>
          <w:rtl w:val="0"/>
          <w:lang w:val="en-US"/>
        </w:rPr>
        <w:t>s election and subject to agreed restoration conditions, either to restoration of the Property or to reduction of the indebtedness, together with any applicable prepayment premium to the extent enforceable.</w:t>
      </w:r>
    </w:p>
    <w:p>
      <w:pPr>
        <w:pStyle w:val="Body"/>
        <w:spacing w:after="100"/>
      </w:pPr>
      <w:r>
        <w:rPr>
          <w:rFonts w:ascii="Aptos" w:cs="Aptos" w:hAnsi="Aptos" w:eastAsia="Aptos"/>
          <w:b w:val="1"/>
          <w:bCs w:val="1"/>
          <w:rtl w:val="0"/>
        </w:rPr>
        <w:t xml:space="preserve">10.3. Restoration. </w:t>
      </w:r>
      <w:r>
        <w:rPr>
          <w:rtl w:val="0"/>
          <w:lang w:val="en-US"/>
        </w:rPr>
        <w:t>If Lender permits restoration, Borrower shall promptly commence and diligently prosecute restoration in accordance with plans, budgets, and disbursement conditions approved by Lender.</w:t>
      </w:r>
    </w:p>
    <w:p>
      <w:pPr>
        <w:pStyle w:val="Heading"/>
      </w:pPr>
      <w:r>
        <w:rPr>
          <w:rtl w:val="0"/>
          <w:lang w:val="en-US"/>
        </w:rPr>
        <w:t>ARTICLE XI - EVENTS OF DEFAULT</w:t>
      </w:r>
    </w:p>
    <w:p>
      <w:pPr>
        <w:pStyle w:val="Body"/>
        <w:spacing w:after="100"/>
      </w:pPr>
      <w:r>
        <w:rPr>
          <w:rFonts w:ascii="Aptos" w:cs="Aptos" w:hAnsi="Aptos" w:eastAsia="Aptos"/>
          <w:b w:val="1"/>
          <w:bCs w:val="1"/>
          <w:rtl w:val="0"/>
          <w:lang w:val="en-US"/>
        </w:rPr>
        <w:t xml:space="preserve">11.1. Events of Default. </w:t>
      </w:r>
      <w:r>
        <w:rPr>
          <w:rtl w:val="0"/>
          <w:lang w:val="en-US"/>
        </w:rPr>
        <w:t>Each of the following shall constitute an Event of Default under this Agreement:</w:t>
      </w:r>
    </w:p>
    <w:p>
      <w:pPr>
        <w:pStyle w:val="List Bullet"/>
        <w:numPr>
          <w:ilvl w:val="0"/>
          <w:numId w:val="2"/>
        </w:numPr>
      </w:pPr>
      <w:r>
        <w:rPr>
          <w:rtl w:val="0"/>
          <w:lang w:val="en-US"/>
        </w:rPr>
        <w:t>failure to pay principal, interest, fees, escrows, or other amounts when due;</w:t>
      </w:r>
    </w:p>
    <w:p>
      <w:pPr>
        <w:pStyle w:val="List Bullet"/>
        <w:numPr>
          <w:ilvl w:val="0"/>
          <w:numId w:val="2"/>
        </w:numPr>
      </w:pPr>
      <w:r>
        <w:rPr>
          <w:rtl w:val="0"/>
          <w:lang w:val="en-US"/>
        </w:rPr>
        <w:t>failure to perform or observe any covenant, agreement, or obligation under the Loan Documents, subject to any applicable notice and cure periods;</w:t>
      </w:r>
    </w:p>
    <w:p>
      <w:pPr>
        <w:pStyle w:val="List Bullet"/>
        <w:numPr>
          <w:ilvl w:val="0"/>
          <w:numId w:val="2"/>
        </w:numPr>
      </w:pPr>
      <w:r>
        <w:rPr>
          <w:rtl w:val="0"/>
          <w:lang w:val="en-US"/>
        </w:rPr>
        <w:t>any representation or warranty made by Borrower or Guarantor proving materially false or misleading when made or deemed made;</w:t>
      </w:r>
    </w:p>
    <w:p>
      <w:pPr>
        <w:pStyle w:val="List Bullet"/>
        <w:numPr>
          <w:ilvl w:val="0"/>
          <w:numId w:val="2"/>
        </w:numPr>
      </w:pPr>
      <w:r>
        <w:rPr>
          <w:rtl w:val="0"/>
          <w:lang w:val="en-US"/>
        </w:rPr>
        <w:t>default under any other material indebtedness or agreement affecting Borrower, Guarantor, or the Property if such default could reasonably be expected to have a Material Adverse Effect;</w:t>
      </w:r>
    </w:p>
    <w:p>
      <w:pPr>
        <w:pStyle w:val="List Bullet"/>
        <w:numPr>
          <w:ilvl w:val="0"/>
          <w:numId w:val="2"/>
        </w:numPr>
      </w:pPr>
      <w:r>
        <w:rPr>
          <w:rtl w:val="0"/>
          <w:lang w:val="en-US"/>
        </w:rPr>
        <w:t>insolvency, bankruptcy, assignment for the benefit of creditors, appointment of a receiver, or similar proceeding with respect to Borrower, Guarantor, or the Property;</w:t>
      </w:r>
    </w:p>
    <w:p>
      <w:pPr>
        <w:pStyle w:val="List Bullet"/>
        <w:numPr>
          <w:ilvl w:val="0"/>
          <w:numId w:val="2"/>
        </w:numPr>
      </w:pPr>
      <w:r>
        <w:rPr>
          <w:rtl w:val="0"/>
          <w:lang w:val="en-US"/>
        </w:rPr>
        <w:t>unauthorized transfer, encumbrance, subordinate financing, or change of control;</w:t>
      </w:r>
    </w:p>
    <w:p>
      <w:pPr>
        <w:pStyle w:val="List Bullet"/>
        <w:numPr>
          <w:ilvl w:val="0"/>
          <w:numId w:val="2"/>
        </w:numPr>
      </w:pPr>
      <w:r>
        <w:rPr>
          <w:rtl w:val="0"/>
          <w:lang w:val="en-US"/>
        </w:rPr>
        <w:t>entry of one or more judgments, liens, or enforcement actions that are not discharged, stayed, bonded, or otherwise resolved within the applicable period; and</w:t>
      </w:r>
    </w:p>
    <w:p>
      <w:pPr>
        <w:pStyle w:val="List Bullet"/>
        <w:numPr>
          <w:ilvl w:val="0"/>
          <w:numId w:val="2"/>
        </w:numPr>
      </w:pPr>
      <w:r>
        <w:rPr>
          <w:rtl w:val="0"/>
          <w:lang w:val="en-US"/>
        </w:rPr>
        <w:t>abandonment of the Property, material waste, loss of required insurance, or material violation of Environmental Laws or sanctions laws.</w:t>
      </w:r>
    </w:p>
    <w:p>
      <w:pPr>
        <w:pStyle w:val="Heading"/>
      </w:pPr>
      <w:r>
        <w:rPr>
          <w:rtl w:val="0"/>
          <w:lang w:val="it-IT"/>
        </w:rPr>
        <w:t>ARTICLE XII - REMEDIES</w:t>
      </w:r>
    </w:p>
    <w:p>
      <w:pPr>
        <w:pStyle w:val="Body"/>
        <w:spacing w:after="100"/>
      </w:pPr>
      <w:r>
        <w:rPr>
          <w:rFonts w:ascii="Aptos" w:cs="Aptos" w:hAnsi="Aptos" w:eastAsia="Aptos"/>
          <w:b w:val="1"/>
          <w:bCs w:val="1"/>
          <w:rtl w:val="0"/>
          <w:lang w:val="it-IT"/>
        </w:rPr>
        <w:t xml:space="preserve">12.1. Acceleration. </w:t>
      </w:r>
      <w:r>
        <w:rPr>
          <w:rtl w:val="0"/>
          <w:lang w:val="en-US"/>
        </w:rPr>
        <w:t>Upon the occurrence and during the continuance of an Event of Default, Lender may declare all or any portion of the Obligations immediately due and payable, without presentment, demand, protest, or further notice except as required by law.</w:t>
      </w:r>
    </w:p>
    <w:p>
      <w:pPr>
        <w:pStyle w:val="Body"/>
        <w:spacing w:after="100"/>
      </w:pPr>
      <w:r>
        <w:rPr>
          <w:rFonts w:ascii="Aptos" w:cs="Aptos" w:hAnsi="Aptos" w:eastAsia="Aptos"/>
          <w:b w:val="1"/>
          <w:bCs w:val="1"/>
          <w:rtl w:val="0"/>
          <w:lang w:val="en-US"/>
        </w:rPr>
        <w:t xml:space="preserve">12.2. Exercise of Rights. </w:t>
      </w:r>
      <w:r>
        <w:rPr>
          <w:rtl w:val="0"/>
          <w:lang w:val="en-US"/>
        </w:rPr>
        <w:t>Lender may exercise any and all rights and remedies available under the Loan Documents, at law, in equity, or otherwise, including foreclosure, appointment of a receiver, enforcement of assignments of rents, realization on reserves and collateral accounts, and setoff to the extent permitted by law.</w:t>
      </w:r>
    </w:p>
    <w:p>
      <w:pPr>
        <w:pStyle w:val="Body"/>
        <w:spacing w:after="100"/>
      </w:pPr>
      <w:r>
        <w:rPr>
          <w:rFonts w:ascii="Aptos" w:cs="Aptos" w:hAnsi="Aptos" w:eastAsia="Aptos"/>
          <w:b w:val="1"/>
          <w:bCs w:val="1"/>
          <w:rtl w:val="0"/>
          <w:lang w:val="it-IT"/>
        </w:rPr>
        <w:t xml:space="preserve">12.3. Protective Advances. </w:t>
      </w:r>
      <w:r>
        <w:rPr>
          <w:rtl w:val="0"/>
          <w:lang w:val="en-US"/>
        </w:rPr>
        <w:t>Lender may, but shall not be obligated to, make protective advances or perform any act Lender deems necessary to protect the Property or preserve collateral value. Such amounts shall be added to the Obligations and bear interest at the rate provided in the Loan Documents.</w:t>
      </w:r>
    </w:p>
    <w:p>
      <w:pPr>
        <w:pStyle w:val="Body"/>
        <w:spacing w:after="100"/>
      </w:pPr>
      <w:r>
        <w:rPr>
          <w:rFonts w:ascii="Aptos" w:cs="Aptos" w:hAnsi="Aptos" w:eastAsia="Aptos"/>
          <w:b w:val="1"/>
          <w:bCs w:val="1"/>
          <w:rtl w:val="0"/>
        </w:rPr>
        <w:t xml:space="preserve">12.4. No Waiver; Cumulative Remedies. </w:t>
      </w:r>
      <w:r>
        <w:rPr>
          <w:rtl w:val="0"/>
          <w:lang w:val="en-US"/>
        </w:rPr>
        <w:t>No delay or omission by Lender in exercising any right or remedy shall impair such right or remedy, and all rights and remedies are cumulative.</w:t>
      </w:r>
    </w:p>
    <w:p>
      <w:pPr>
        <w:pStyle w:val="Heading"/>
      </w:pPr>
      <w:r>
        <w:rPr>
          <w:rtl w:val="0"/>
          <w:lang w:val="en-US"/>
        </w:rPr>
        <w:t>ARTICLE XIII - INDEMNITIES AND SPECIAL RISK ALLOCATION</w:t>
      </w:r>
    </w:p>
    <w:p>
      <w:pPr>
        <w:pStyle w:val="Body"/>
        <w:spacing w:after="100"/>
      </w:pPr>
      <w:r>
        <w:rPr>
          <w:rFonts w:ascii="Aptos" w:cs="Aptos" w:hAnsi="Aptos" w:eastAsia="Aptos"/>
          <w:b w:val="1"/>
          <w:bCs w:val="1"/>
          <w:rtl w:val="0"/>
        </w:rPr>
        <w:t xml:space="preserve">13.1. General Indemnity. </w:t>
      </w:r>
      <w:r>
        <w:rPr>
          <w:rtl w:val="0"/>
          <w:lang w:val="en-US"/>
        </w:rPr>
        <w:t>Borrower shall indemnify, defend, and hold harmless Lender and its affiliates, and their respective directors, officers, employees, agents, and advisors, from and against losses, claims, damages, liabilities, costs, and expenses arising out of or relating to the Loan, the Property, or the Loan Documents, except to the extent finally determined by a court of competent jurisdiction to have resulted from the gross negligence or willful misconduct of an indemnified party.</w:t>
      </w:r>
    </w:p>
    <w:p>
      <w:pPr>
        <w:pStyle w:val="Body"/>
        <w:spacing w:after="100"/>
      </w:pPr>
      <w:r>
        <w:rPr>
          <w:rFonts w:ascii="Aptos" w:cs="Aptos" w:hAnsi="Aptos" w:eastAsia="Aptos"/>
          <w:b w:val="1"/>
          <w:bCs w:val="1"/>
          <w:rtl w:val="0"/>
          <w:lang w:val="en-US"/>
        </w:rPr>
        <w:t xml:space="preserve">13.2. Environmental Indemnity. </w:t>
      </w:r>
      <w:r>
        <w:rPr>
          <w:rtl w:val="0"/>
          <w:lang w:val="en-US"/>
        </w:rPr>
        <w:t>Borrower and Marcus D. Harrington, as guarantor and indemnitor, shall execute and deliver an environmental indemnity in form acceptable to Lender covering environmental liabilities associated with the Property; provided, however, that Borrower</w:t>
      </w:r>
      <w:r>
        <w:rPr>
          <w:rtl w:val="1"/>
        </w:rPr>
        <w:t>’</w:t>
      </w:r>
      <w:r>
        <w:rPr>
          <w:rtl w:val="0"/>
          <w:lang w:val="en-US"/>
        </w:rPr>
        <w:t>s and Guarantor</w:t>
      </w:r>
      <w:r>
        <w:rPr>
          <w:rtl w:val="1"/>
        </w:rPr>
        <w:t>’</w:t>
      </w:r>
      <w:r>
        <w:rPr>
          <w:rtl w:val="0"/>
          <w:lang w:val="en-US"/>
        </w:rPr>
        <w:t>s liability shall be limited to conditions first introduced or materially exacerbated after the Closing Date. Lender acknowledges delivery of a Phase I Environmental Site Assessment dated February 2026 establishing baseline conditions, and no Phase II investigation shall be required unless the Phase I identifies a Recognized Environmental Condition requiring further inquiry.</w:t>
      </w:r>
    </w:p>
    <w:p>
      <w:pPr>
        <w:pStyle w:val="Body"/>
        <w:spacing w:after="100"/>
      </w:pPr>
      <w:r>
        <w:rPr>
          <w:rFonts w:ascii="Aptos" w:cs="Aptos" w:hAnsi="Aptos" w:eastAsia="Aptos"/>
          <w:b w:val="1"/>
          <w:bCs w:val="1"/>
          <w:rtl w:val="0"/>
          <w:lang w:val="en-US"/>
        </w:rPr>
        <w:t xml:space="preserve">13.3. Recourse Carveouts / Guaranty. </w:t>
      </w:r>
      <w:r>
        <w:rPr>
          <w:rtl w:val="0"/>
          <w:lang w:val="en-US"/>
        </w:rPr>
        <w:t>If the transaction is intended to be nonrecourse, Borrower and the applicable guarantor(s) shall execute the agreed nonrecourse carveout guaranty covering fraud, misapplication of funds, unauthorized transfers, voluntary bankruptcy filings, environmental liabilities, and such other matters as the parties agree.</w:t>
      </w:r>
    </w:p>
    <w:p>
      <w:pPr>
        <w:pStyle w:val="Heading"/>
      </w:pPr>
      <w:r>
        <w:rPr>
          <w:rtl w:val="0"/>
          <w:lang w:val="de-DE"/>
        </w:rPr>
        <w:t>ARTICLE XIV - MISCELLANEOUS</w:t>
      </w:r>
    </w:p>
    <w:p>
      <w:pPr>
        <w:pStyle w:val="Body"/>
        <w:spacing w:after="100"/>
      </w:pPr>
      <w:r>
        <w:rPr>
          <w:rFonts w:ascii="Aptos" w:cs="Aptos" w:hAnsi="Aptos" w:eastAsia="Aptos"/>
          <w:b w:val="1"/>
          <w:bCs w:val="1"/>
          <w:rtl w:val="0"/>
        </w:rPr>
        <w:t xml:space="preserve">14.1. Notices. </w:t>
      </w:r>
      <w:r>
        <w:rPr>
          <w:rtl w:val="0"/>
          <w:lang w:val="en-US"/>
        </w:rPr>
        <w:t>All notices shall be in writing and delivered in the manner specified below or in the applicable notice section, including by personal delivery, recognized overnight courier, certified mail, or electronic delivery to the extent expressly permitted.</w:t>
      </w:r>
    </w:p>
    <w:p>
      <w:pPr>
        <w:pStyle w:val="Body"/>
        <w:spacing w:after="100"/>
      </w:pPr>
      <w:r>
        <w:rPr>
          <w:rFonts w:ascii="Aptos" w:cs="Aptos" w:hAnsi="Aptos" w:eastAsia="Aptos"/>
          <w:b w:val="1"/>
          <w:bCs w:val="1"/>
          <w:rtl w:val="0"/>
          <w:lang w:val="en-US"/>
        </w:rPr>
        <w:t xml:space="preserve">14.2. Assignment; Participation. </w:t>
      </w:r>
      <w:del w:id="6" w:date="2026-03-10T00:00:00Z" w:author="Sandstone Real Estate LLC">
        <w:r>
          <w:rPr>
            <w:rtl w:val="0"/>
            <w:lang w:val="en-US"/>
          </w:rPr>
          <w:delText>Borrower may not assign its rights or obligations without Lender</w:delText>
        </w:r>
      </w:del>
      <w:del w:id="7" w:date="2026-03-10T00:00:00Z" w:author="Sandstone Real Estate LLC">
        <w:r>
          <w:rPr>
            <w:rtl w:val="1"/>
          </w:rPr>
          <w:delText>’</w:delText>
        </w:r>
      </w:del>
      <w:del w:id="8" w:date="2026-03-10T00:00:00Z" w:author="Sandstone Real Estate LLC">
        <w:r>
          <w:rPr>
            <w:rtl w:val="0"/>
            <w:lang w:val="en-US"/>
          </w:rPr>
          <w:delText>s prior written consent. Lender may assign or participate interests in the Loan subject to applicable confidentiality obligations and law.</w:delText>
        </w:r>
      </w:del>
      <w:r>
        <w:rPr>
          <w:rtl w:val="0"/>
          <w:lang w:val="en-US"/>
        </w:rPr>
        <w:t>Borrower may not assign its rights or obligations without Lender</w:t>
      </w:r>
      <w:ins w:id="9" w:date="2026-03-10T00:00:00Z" w:author="Sandstone Real Estate LLC">
        <w:r>
          <w:rPr>
            <w:rtl w:val="1"/>
          </w:rPr>
          <w:t>’</w:t>
        </w:r>
      </w:ins>
      <w:r>
        <w:rPr>
          <w:rtl w:val="0"/>
          <w:lang w:val="en-US"/>
        </w:rPr>
        <w:t>s prior written consent, not to be unreasonably withheld in connection with a permitted transfer under Article VII. Lender may assign or sell participations in the Loan without Borrower</w:t>
      </w:r>
      <w:ins w:id="10" w:date="2026-03-10T00:00:00Z" w:author="Sandstone Real Estate LLC">
        <w:r>
          <w:rPr>
            <w:rtl w:val="1"/>
          </w:rPr>
          <w:t>’</w:t>
        </w:r>
      </w:ins>
      <w:r>
        <w:rPr>
          <w:rtl w:val="0"/>
          <w:lang w:val="en-US"/>
        </w:rPr>
        <w:t>s consent; provided, however, that (a) any assignee or participant shall be bound by the confidentiality provisions of this Agreement, including with respect to retail tenant lease terms and rent rolls, which Borrower represents contain commercially sensitive information; (b) Lender shall provide Borrower with written notice of any assignment within five (5) Business Days of its effectiveness and shall identify the assignee by name; and (c) any assignment to a Person that owns or operates a competing multifamily or mixed-use residential complex within a five (5) mile radius of the Property in Omaha, Nebraska shall require Borrower</w:t>
      </w:r>
      <w:ins w:id="11" w:date="2026-03-10T00:00:00Z" w:author="Sandstone Real Estate LLC">
        <w:r>
          <w:rPr>
            <w:rtl w:val="1"/>
          </w:rPr>
          <w:t>’</w:t>
        </w:r>
      </w:ins>
      <w:r>
        <w:rPr>
          <w:rtl w:val="0"/>
          <w:lang w:val="en-US"/>
        </w:rPr>
        <w:t>s prior written consent, not to be unreasonably withheld or delayed.</w:t>
      </w:r>
    </w:p>
    <w:p>
      <w:pPr>
        <w:pStyle w:val="Body"/>
        <w:spacing w:after="100"/>
      </w:pPr>
      <w:r>
        <w:rPr>
          <w:rFonts w:ascii="Aptos" w:cs="Aptos" w:hAnsi="Aptos" w:eastAsia="Aptos"/>
          <w:b w:val="1"/>
          <w:bCs w:val="1"/>
          <w:rtl w:val="0"/>
          <w:lang w:val="en-US"/>
        </w:rPr>
        <w:t xml:space="preserve">14.3. Amendments; Waivers. </w:t>
      </w:r>
      <w:r>
        <w:rPr>
          <w:rtl w:val="0"/>
          <w:lang w:val="en-US"/>
        </w:rPr>
        <w:t>No amendment, modification, termination, or waiver of any provision of any Loan Document shall be effective unless in writing and signed by the party against whom enforcement is sought.</w:t>
      </w:r>
    </w:p>
    <w:p>
      <w:pPr>
        <w:pStyle w:val="Body"/>
        <w:spacing w:after="100"/>
      </w:pPr>
      <w:r>
        <w:rPr>
          <w:rFonts w:ascii="Aptos" w:cs="Aptos" w:hAnsi="Aptos" w:eastAsia="Aptos"/>
          <w:b w:val="1"/>
          <w:bCs w:val="1"/>
          <w:rtl w:val="0"/>
          <w:lang w:val="pt-PT"/>
        </w:rPr>
        <w:t xml:space="preserve">14.4. Expenses. </w:t>
      </w:r>
      <w:del w:id="12" w:date="2026-03-10T00:00:00Z" w:author="Sandstone Real Estate LLC">
        <w:r>
          <w:rPr>
            <w:rtl w:val="0"/>
            <w:lang w:val="en-US"/>
          </w:rPr>
          <w:delText>Borrower shall pay all reasonable and documented out-of-pocket costs and expenses of Lender in connection with the underwriting, negotiation, closing, administration, amendment, enforcement, workout, and collection of the Loan, including legal fees, appraisal fees, engineering fees, title premiums, taxes, and recording costs, to the extent permitted by law.</w:delText>
        </w:r>
      </w:del>
      <w:r>
        <w:rPr>
          <w:rtl w:val="0"/>
          <w:lang w:val="en-US"/>
        </w:rPr>
        <w:t>Borrower shall pay the reasonable and documented out-of-pocket costs and expenses of Lender in connection with the underwriting, negotiation, and closing of the Loan, including (i) legal fees, capped at $60,000 for initial closing counsel (reflecting the Midwestern market scale of this transaction); (ii) a single as-is appraisal covering both the residential and retail components prepared by an MAI-certified appraiser reasonably acceptable to Borrower, with no requirement for a separate retail appraisal unless the retail component exceeds 15% of total appraised value; (iii) engineering and property condition report fees; (iv) title premiums; and (v) recording and filing costs. Following closing, routine administration costs shall be borne by Lender; Borrower shall reimburse only reasonable and documented third-party costs incurred in connection with any amendment, enforcement, workout, or collection, and shall not be responsible for Lender</w:t>
      </w:r>
      <w:ins w:id="13" w:date="2026-03-10T00:00:00Z" w:author="Sandstone Real Estate LLC">
        <w:r>
          <w:rPr>
            <w:rtl w:val="1"/>
          </w:rPr>
          <w:t>’</w:t>
        </w:r>
      </w:ins>
      <w:r>
        <w:rPr>
          <w:rtl w:val="0"/>
          <w:lang w:val="en-US"/>
        </w:rPr>
        <w:t>s internal overhead or allocated employee costs.</w:t>
      </w:r>
    </w:p>
    <w:p>
      <w:pPr>
        <w:pStyle w:val="Body"/>
        <w:spacing w:after="100"/>
      </w:pPr>
      <w:r>
        <w:rPr>
          <w:rFonts w:ascii="Aptos" w:cs="Aptos" w:hAnsi="Aptos" w:eastAsia="Aptos"/>
          <w:b w:val="1"/>
          <w:bCs w:val="1"/>
          <w:rtl w:val="0"/>
          <w:lang w:val="en-US"/>
        </w:rPr>
        <w:t xml:space="preserve">14.5. Governing Law; Jurisdiction; Venue. </w:t>
      </w:r>
      <w:r>
        <w:rPr>
          <w:rtl w:val="0"/>
          <w:lang w:val="en-US"/>
        </w:rPr>
        <w:t>This Agreement shall be governed by and construed in accordance with the laws of the State of Nebraska, without regard to conflict-of-laws principles, and the parties submit to the exclusive jurisdiction and venue of the state and federal courts sitting in Douglas County, Nebraska.</w:t>
      </w:r>
    </w:p>
    <w:p>
      <w:pPr>
        <w:pStyle w:val="Body"/>
        <w:spacing w:after="100"/>
      </w:pPr>
      <w:r>
        <w:rPr>
          <w:rFonts w:ascii="Aptos" w:cs="Aptos" w:hAnsi="Aptos" w:eastAsia="Aptos"/>
          <w:b w:val="1"/>
          <w:bCs w:val="1"/>
          <w:rtl w:val="0"/>
          <w:lang w:val="en-US"/>
        </w:rPr>
        <w:t xml:space="preserve">14.6. Waiver of Jury Trial. </w:t>
      </w:r>
      <w:r>
        <w:rPr>
          <w:rtl w:val="0"/>
          <w:lang w:val="en-US"/>
        </w:rPr>
        <w:t>To the fullest extent permitted by law, each party knowingly, voluntarily, and intentionally waives any right to trial by jury in any action or proceeding arising out of or relating to the Loan Documents.</w:t>
      </w:r>
    </w:p>
    <w:p>
      <w:pPr>
        <w:pStyle w:val="Body"/>
        <w:spacing w:after="100"/>
      </w:pPr>
      <w:r>
        <w:rPr>
          <w:rFonts w:ascii="Aptos" w:cs="Aptos" w:hAnsi="Aptos" w:eastAsia="Aptos"/>
          <w:b w:val="1"/>
          <w:bCs w:val="1"/>
          <w:rtl w:val="0"/>
          <w:lang w:val="en-US"/>
        </w:rPr>
        <w:t xml:space="preserve">14.7. Counterparts; Electronic Signatures. </w:t>
      </w:r>
      <w:r>
        <w:rPr>
          <w:rtl w:val="0"/>
          <w:lang w:val="en-US"/>
        </w:rPr>
        <w:t>This Agreement may be executed in counterparts, each of which shall be deemed an original, and signatures delivered electronically shall be effective to the same extent as originals, subject to applicable law.</w:t>
      </w:r>
    </w:p>
    <w:p>
      <w:pPr>
        <w:pStyle w:val="Body"/>
        <w:spacing w:after="100"/>
      </w:pPr>
      <w:r>
        <w:rPr>
          <w:rFonts w:ascii="Aptos" w:cs="Aptos" w:hAnsi="Aptos" w:eastAsia="Aptos"/>
          <w:b w:val="1"/>
          <w:bCs w:val="1"/>
          <w:rtl w:val="0"/>
          <w:lang w:val="en-US"/>
        </w:rPr>
        <w:t xml:space="preserve">14.8. Entire Agreement. </w:t>
      </w:r>
      <w:r>
        <w:rPr>
          <w:rtl w:val="0"/>
          <w:lang w:val="en-US"/>
        </w:rPr>
        <w:t>The Loan Documents constitute the entire agreement among the parties with respect to the subject matter hereof and supersede prior negotiations, term sheets, commitment letters, and discussions except as expressly preserved.</w:t>
      </w:r>
    </w:p>
    <w:p>
      <w:pPr>
        <w:pStyle w:val="Body"/>
      </w:pPr>
      <w:r>
        <w:br w:type="page"/>
      </w:r>
    </w:p>
    <w:p>
      <w:pPr>
        <w:pStyle w:val="Heading"/>
      </w:pPr>
      <w:r>
        <w:rPr>
          <w:rtl w:val="0"/>
          <w:lang w:val="pt-PT"/>
        </w:rPr>
        <w:t>SIGNATURES</w:t>
      </w:r>
    </w:p>
    <w:p>
      <w:pPr>
        <w:pStyle w:val="Body"/>
      </w:pPr>
      <w:r>
        <w:rPr>
          <w:rtl w:val="0"/>
          <w:lang w:val="en-US"/>
        </w:rPr>
        <w:t>IN WITNESS WHEREOF, the parties have executed this Agreement as of the date first written above.</w:t>
      </w:r>
    </w:p>
    <w:p>
      <w:pPr>
        <w:pStyle w:val="Body"/>
      </w:pPr>
    </w:p>
    <w:p>
      <w:pPr>
        <w:pStyle w:val="Body"/>
      </w:pPr>
      <w:r>
        <w:rPr>
          <w:rFonts w:ascii="Aptos" w:cs="Aptos" w:hAnsi="Aptos" w:eastAsia="Aptos"/>
          <w:b w:val="1"/>
          <w:bCs w:val="1"/>
          <w:rtl w:val="0"/>
          <w:lang w:val="de-DE"/>
        </w:rPr>
        <w:t>LENDER: HEARTLAND COMMERCIAL LENDING LLC</w:t>
      </w:r>
    </w:p>
    <w:p>
      <w:pPr>
        <w:pStyle w:val="Body"/>
      </w:pPr>
      <w:r>
        <w:rPr>
          <w:rtl w:val="0"/>
          <w:lang w:val="en-US"/>
        </w:rPr>
        <w:t>By: ________________________________</w:t>
      </w:r>
    </w:p>
    <w:p>
      <w:pPr>
        <w:pStyle w:val="Body"/>
      </w:pPr>
      <w:r>
        <w:rPr>
          <w:rtl w:val="0"/>
          <w:lang w:val="en-US"/>
        </w:rPr>
        <w:t>Name: ______________________________</w:t>
      </w:r>
    </w:p>
    <w:p>
      <w:pPr>
        <w:pStyle w:val="Body"/>
      </w:pPr>
      <w:r>
        <w:rPr>
          <w:rtl w:val="0"/>
          <w:lang w:val="en-US"/>
        </w:rPr>
        <w:t>Title: _______________________________</w:t>
      </w:r>
    </w:p>
    <w:p>
      <w:pPr>
        <w:pStyle w:val="Body"/>
      </w:pPr>
      <w:r>
        <w:rPr>
          <w:rtl w:val="0"/>
          <w:lang w:val="en-US"/>
        </w:rPr>
        <w:t>Date: ________________________________</w:t>
      </w:r>
    </w:p>
    <w:p>
      <w:pPr>
        <w:pStyle w:val="Body"/>
      </w:pPr>
    </w:p>
    <w:p>
      <w:pPr>
        <w:pStyle w:val="Body"/>
      </w:pPr>
      <w:r>
        <w:rPr>
          <w:rFonts w:ascii="Aptos" w:cs="Aptos" w:hAnsi="Aptos" w:eastAsia="Aptos"/>
          <w:b w:val="1"/>
          <w:bCs w:val="1"/>
          <w:rtl w:val="0"/>
          <w:lang w:val="de-DE"/>
        </w:rPr>
        <w:t>BORROWER: SANDSTONE REAL ESTATE LLC</w:t>
      </w:r>
    </w:p>
    <w:p>
      <w:pPr>
        <w:pStyle w:val="Body"/>
      </w:pPr>
      <w:r>
        <w:rPr>
          <w:rtl w:val="0"/>
          <w:lang w:val="en-US"/>
        </w:rPr>
        <w:t>By: ________________________________</w:t>
      </w:r>
    </w:p>
    <w:p>
      <w:pPr>
        <w:pStyle w:val="Body"/>
      </w:pPr>
      <w:r>
        <w:rPr>
          <w:rtl w:val="0"/>
          <w:lang w:val="en-US"/>
        </w:rPr>
        <w:t>Name: ______________________________</w:t>
      </w:r>
    </w:p>
    <w:p>
      <w:pPr>
        <w:pStyle w:val="Body"/>
      </w:pPr>
      <w:r>
        <w:rPr>
          <w:rtl w:val="0"/>
          <w:lang w:val="en-US"/>
        </w:rPr>
        <w:t>Title: _______________________________</w:t>
      </w:r>
    </w:p>
    <w:p>
      <w:pPr>
        <w:pStyle w:val="Body"/>
      </w:pPr>
      <w:r>
        <w:rPr>
          <w:rtl w:val="0"/>
          <w:lang w:val="en-US"/>
        </w:rPr>
        <w:t>Date: ________________________________</w:t>
      </w:r>
    </w:p>
    <w:p>
      <w:pPr>
        <w:pStyle w:val="Body"/>
      </w:pPr>
      <w:r>
        <w:br w:type="page"/>
      </w:r>
    </w:p>
    <w:p>
      <w:pPr>
        <w:pStyle w:val="Heading"/>
      </w:pPr>
      <w:r>
        <w:rPr>
          <w:rtl w:val="0"/>
          <w:lang w:val="de-DE"/>
        </w:rPr>
        <w:t>EXHIBIT A - PROPERTY DESCRIPTION</w:t>
      </w:r>
    </w:p>
    <w:p>
      <w:pPr>
        <w:pStyle w:val="Body"/>
      </w:pPr>
      <w:r>
        <w:rPr>
          <w:rtl w:val="0"/>
          <w:lang w:val="en-US"/>
        </w:rPr>
        <w:t>ALL that certain lot, piece, or parcel of land, with the buildings and improvements thereon erected, situate, lying and being in the City of Omaha, Douglas County, State of Nebraska, commonly known as 7200 Dodge Street, Omaha, Nebraska 68114, as more particularly described in the title commitment issued by First American Title Insurance Company. Tax Parcel / PIN: Douglas County Parcel No. 2245-00-042. The Property consists of a garden-style multifamily residential complex comprised of eight (8) two- and three-story residential buildings containing 144 rental apartment units (including a mix of studio, one-bedroom, and two-bedroom configurations) with a total of approximately 138,600 rentable residential square feet, together with approximately 4,200 square feet of ground-floor retail space located in the leasing/amenity building fronting Dodge Street. The complex includes surface parking for approximately 210 vehicles, a clubhouse, fitness center, swimming pool, and dog park. The Property was originally constructed circa 1998 and has been partially renovated, situated within the Midtown Crossing neighborhood of Omaha. The Property is improved with all appurtenant rights, easements, parking areas, landscaping, and common area improvements.</w:t>
      </w:r>
    </w:p>
    <w:p>
      <w:pPr>
        <w:pStyle w:val="Heading"/>
      </w:pPr>
      <w:r>
        <w:rPr>
          <w:rtl w:val="0"/>
          <w:lang w:val="de-DE"/>
        </w:rPr>
        <w:t>EXHIBIT B - REPORTING REQUIREMENTS SCHEDULE</w:t>
      </w:r>
    </w:p>
    <w:tbl>
      <w:tblPr>
        <w:tblW w:w="964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12"/>
        <w:gridCol w:w="2412"/>
        <w:gridCol w:w="2412"/>
        <w:gridCol w:w="2412"/>
      </w:tblGrid>
      <w:tr>
        <w:tblPrEx>
          <w:shd w:val="clear" w:color="auto" w:fill="ced7e7"/>
        </w:tblPrEx>
        <w:trPr>
          <w:trHeight w:val="270"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5e7eb"/>
            <w:tcMar>
              <w:top w:type="dxa" w:w="80"/>
              <w:left w:type="dxa" w:w="80"/>
              <w:bottom w:type="dxa" w:w="80"/>
              <w:right w:type="dxa" w:w="80"/>
            </w:tcMar>
            <w:vAlign w:val="top"/>
          </w:tcPr>
          <w:p>
            <w:pPr>
              <w:pStyle w:val="Body"/>
            </w:pPr>
            <w:r>
              <w:rPr>
                <w:rFonts w:ascii="Aptos" w:cs="Aptos" w:hAnsi="Aptos" w:eastAsia="Aptos"/>
                <w:b w:val="1"/>
                <w:bCs w:val="1"/>
                <w:shd w:val="nil" w:color="auto" w:fill="auto"/>
                <w:rtl w:val="0"/>
                <w:lang w:val="en-US"/>
              </w:rPr>
              <w:t>Deliverable</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5e7eb"/>
            <w:tcMar>
              <w:top w:type="dxa" w:w="80"/>
              <w:left w:type="dxa" w:w="80"/>
              <w:bottom w:type="dxa" w:w="80"/>
              <w:right w:type="dxa" w:w="80"/>
            </w:tcMar>
            <w:vAlign w:val="top"/>
          </w:tcPr>
          <w:p>
            <w:pPr>
              <w:pStyle w:val="Body"/>
            </w:pPr>
            <w:r>
              <w:rPr>
                <w:rFonts w:ascii="Aptos" w:cs="Aptos" w:hAnsi="Aptos" w:eastAsia="Aptos"/>
                <w:b w:val="1"/>
                <w:bCs w:val="1"/>
                <w:shd w:val="nil" w:color="auto" w:fill="auto"/>
                <w:rtl w:val="0"/>
                <w:lang w:val="en-US"/>
              </w:rPr>
              <w:t>Frequency</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5e7eb"/>
            <w:tcMar>
              <w:top w:type="dxa" w:w="80"/>
              <w:left w:type="dxa" w:w="80"/>
              <w:bottom w:type="dxa" w:w="80"/>
              <w:right w:type="dxa" w:w="80"/>
            </w:tcMar>
            <w:vAlign w:val="top"/>
          </w:tcPr>
          <w:p>
            <w:pPr>
              <w:pStyle w:val="Body"/>
            </w:pPr>
            <w:r>
              <w:rPr>
                <w:rFonts w:ascii="Aptos" w:cs="Aptos" w:hAnsi="Aptos" w:eastAsia="Aptos"/>
                <w:b w:val="1"/>
                <w:bCs w:val="1"/>
                <w:shd w:val="nil" w:color="auto" w:fill="auto"/>
                <w:rtl w:val="0"/>
                <w:lang w:val="en-US"/>
              </w:rPr>
              <w:t>Due Date</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5e7eb"/>
            <w:tcMar>
              <w:top w:type="dxa" w:w="80"/>
              <w:left w:type="dxa" w:w="80"/>
              <w:bottom w:type="dxa" w:w="80"/>
              <w:right w:type="dxa" w:w="80"/>
            </w:tcMar>
            <w:vAlign w:val="top"/>
          </w:tcPr>
          <w:p>
            <w:pPr>
              <w:pStyle w:val="Body"/>
            </w:pPr>
            <w:r>
              <w:rPr>
                <w:rFonts w:ascii="Aptos" w:cs="Aptos" w:hAnsi="Aptos" w:eastAsia="Aptos"/>
                <w:b w:val="1"/>
                <w:bCs w:val="1"/>
                <w:shd w:val="nil" w:color="auto" w:fill="auto"/>
                <w:rtl w:val="0"/>
                <w:lang w:val="en-US"/>
              </w:rPr>
              <w:t>Notes</w:t>
            </w:r>
          </w:p>
        </w:tc>
      </w:tr>
      <w:tr>
        <w:tblPrEx>
          <w:shd w:val="clear" w:color="auto" w:fill="ced7e7"/>
        </w:tblPrEx>
        <w:trPr>
          <w:trHeight w:val="1673"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Rent roll</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Monthly</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15 days after month-end</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Certified by Borrower[insert requirements]#x2019;s CFO or authorized officer; separate residential and retail line items required</w:t>
            </w:r>
          </w:p>
        </w:tc>
      </w:tr>
      <w:tr>
        <w:tblPrEx>
          <w:shd w:val="clear" w:color="auto" w:fill="ced7e7"/>
        </w:tblPrEx>
        <w:trPr>
          <w:trHeight w:val="1673"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Operating statement</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Monthly / Quarterly</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30 days after period-end</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Certified by Borrower[insert requirements]#x2019;s CFO or authorized officer; separate residential and retail line items required</w:t>
            </w:r>
          </w:p>
        </w:tc>
      </w:tr>
      <w:tr>
        <w:tblPrEx>
          <w:shd w:val="clear" w:color="auto" w:fill="ced7e7"/>
        </w:tblPrEx>
        <w:trPr>
          <w:trHeight w:val="831"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Borrower financial statements</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Quarterly / Annual</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30 days after period-end</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GAAP basis; CPA-reviewed quarterly, audited annually</w:t>
            </w:r>
          </w:p>
        </w:tc>
      </w:tr>
      <w:tr>
        <w:tblPrEx>
          <w:shd w:val="clear" w:color="auto" w:fill="ced7e7"/>
        </w:tblPrEx>
        <w:trPr>
          <w:trHeight w:val="1392"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Annual budget</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Annual</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60 days before fiscal year</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Lender approval required for material budget variances exceeding 10%; retail capital expenditures reported separately</w:t>
            </w:r>
          </w:p>
        </w:tc>
      </w:tr>
      <w:tr>
        <w:tblPrEx>
          <w:shd w:val="clear" w:color="auto" w:fill="ced7e7"/>
        </w:tblPrEx>
        <w:trPr>
          <w:trHeight w:val="551"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Tax returns</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Annual</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30 days after filing</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Federal and Nebraska state returns</w:t>
            </w:r>
          </w:p>
        </w:tc>
      </w:tr>
    </w:tbl>
    <w:p>
      <w:pPr>
        <w:pStyle w:val="Heading"/>
        <w:widowControl w:val="0"/>
        <w:spacing w:line="240" w:lineRule="auto"/>
        <w:jc w:val="center"/>
      </w:pPr>
    </w:p>
    <w:p>
      <w:pPr>
        <w:pStyle w:val="Heading 2"/>
      </w:pPr>
      <w:r>
        <w:rPr>
          <w:rtl w:val="0"/>
          <w:lang w:val="de-DE"/>
        </w:rPr>
        <w:t>EXHIBIT C - OPTIONAL DEAL-SPECIFIC ISSUES TO CUSTOMIZE</w:t>
      </w:r>
    </w:p>
    <w:p>
      <w:pPr>
        <w:pStyle w:val="List Bullet"/>
        <w:numPr>
          <w:ilvl w:val="0"/>
          <w:numId w:val="2"/>
        </w:numPr>
      </w:pPr>
      <w:r>
        <w:rPr>
          <w:rtl w:val="0"/>
          <w:lang w:val="en-US"/>
        </w:rPr>
        <w:t>Single-purpose entity covenants and separateness provisions.</w:t>
      </w:r>
    </w:p>
    <w:p>
      <w:pPr>
        <w:pStyle w:val="List Bullet"/>
        <w:numPr>
          <w:ilvl w:val="0"/>
          <w:numId w:val="2"/>
        </w:numPr>
      </w:pPr>
      <w:r>
        <w:rPr>
          <w:rtl w:val="0"/>
          <w:lang w:val="en-US"/>
        </w:rPr>
        <w:t>Construction loan disbursement mechanics and lien waiver package.</w:t>
      </w:r>
    </w:p>
    <w:p>
      <w:pPr>
        <w:pStyle w:val="List Bullet"/>
        <w:numPr>
          <w:ilvl w:val="0"/>
          <w:numId w:val="2"/>
        </w:numPr>
      </w:pPr>
      <w:r>
        <w:rPr>
          <w:rtl w:val="0"/>
          <w:lang w:val="en-US"/>
        </w:rPr>
        <w:t>Mezzanine debt intercreditor or preferred equity provisions.</w:t>
      </w:r>
    </w:p>
    <w:p>
      <w:pPr>
        <w:pStyle w:val="List Bullet"/>
        <w:numPr>
          <w:ilvl w:val="0"/>
          <w:numId w:val="2"/>
        </w:numPr>
      </w:pPr>
      <w:r>
        <w:rPr>
          <w:rtl w:val="0"/>
          <w:lang w:val="en-US"/>
        </w:rPr>
        <w:t>Cross-default / cross-collateralization with related loans.</w:t>
      </w:r>
    </w:p>
    <w:p>
      <w:pPr>
        <w:pStyle w:val="List Bullet"/>
        <w:numPr>
          <w:ilvl w:val="0"/>
          <w:numId w:val="2"/>
        </w:numPr>
      </w:pPr>
      <w:r>
        <w:rPr>
          <w:rtl w:val="0"/>
          <w:lang w:val="en-US"/>
        </w:rPr>
        <w:t>Rate hedge requirements, benchmark fallback language, and breakage protection.</w:t>
      </w:r>
    </w:p>
    <w:p>
      <w:pPr>
        <w:pStyle w:val="List Bullet"/>
        <w:numPr>
          <w:ilvl w:val="0"/>
          <w:numId w:val="2"/>
        </w:numPr>
      </w:pPr>
      <w:r>
        <w:rPr>
          <w:rtl w:val="0"/>
          <w:lang w:val="en-US"/>
        </w:rPr>
        <w:t>Jurisdiction-specific mortgage, assignment of rents, PPSA / UCC, tax, and usury compliance language.</w:t>
      </w:r>
    </w:p>
    <w:p>
      <w:pPr>
        <w:pStyle w:val="List Bullet"/>
        <w:numPr>
          <w:ilvl w:val="0"/>
          <w:numId w:val="2"/>
        </w:numPr>
      </w:pPr>
      <w:r>
        <w:rPr>
          <w:rtl w:val="0"/>
          <w:lang w:val="en-US"/>
        </w:rPr>
        <w:t>Sanctions, anti-corruption, beneficial ownership, AML / KYC, and privacy language as required by lender policy.</w:t>
      </w:r>
    </w:p>
    <w:sectPr>
      <w:headerReference w:type="default" r:id="rId4"/>
      <w:footerReference w:type="default" r:id="rId5"/>
      <w:pgSz w:w="12240" w:h="15840" w:orient="portrait"/>
      <w:pgMar w:top="1152" w:right="1296" w:bottom="1008" w:left="1296" w:header="432" w:footer="50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Aptos">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sz w:val="16"/>
        <w:szCs w:val="16"/>
        <w:rtl w:val="0"/>
        <w:lang w:val="en-US"/>
      </w:rPr>
      <w:t xml:space="preserve">Page </w: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jc w:val="right"/>
    </w:pPr>
    <w:r>
      <w:rPr>
        <w:outline w:val="0"/>
        <w:color w:val="63666a"/>
        <w:sz w:val="17"/>
        <w:szCs w:val="17"/>
        <w:u w:color="63666a"/>
        <w:rtl w:val="0"/>
        <w:lang w:val="en-US"/>
        <w14:textFill>
          <w14:solidFill>
            <w14:srgbClr w14:val="63666A"/>
          </w14:solidFill>
        </w14:textFill>
      </w:rPr>
      <w:t>Commercial Real Estate Loan Agreement Template</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Fill>
        <w14:solidFill>
          <w14:srgbClr w14:val="000000"/>
        </w14:solidFill>
      </w14:textFill>
    </w:rPr>
  </w:style>
  <w:style w:type="paragraph" w:styleId="Title">
    <w:name w:val="Title"/>
    <w:next w:val="Body"/>
    <w:pPr>
      <w:keepNext w:val="0"/>
      <w:keepLines w:val="0"/>
      <w:pageBreakBefore w:val="0"/>
      <w:widowControl w:val="1"/>
      <w:pBdr>
        <w:top w:val="nil"/>
        <w:left w:val="nil"/>
        <w:bottom w:val="single" w:color="4f81bd" w:sz="8" w:space="0" w:shadow="0" w:frame="0"/>
        <w:right w:val="nil"/>
      </w:pBdr>
      <w:shd w:val="clear" w:color="auto" w:fill="auto"/>
      <w:suppressAutoHyphens w:val="0"/>
      <w:bidi w:val="0"/>
      <w:spacing w:before="0" w:after="160" w:line="240" w:lineRule="auto"/>
      <w:ind w:left="0" w:right="0" w:firstLine="0"/>
      <w:jc w:val="left"/>
      <w:outlineLvl w:val="9"/>
    </w:pPr>
    <w:rPr>
      <w:rFonts w:ascii="Aptos" w:cs="Aptos" w:hAnsi="Aptos" w:eastAsia="Aptos"/>
      <w:b w:val="1"/>
      <w:bCs w:val="1"/>
      <w:i w:val="0"/>
      <w:iCs w:val="0"/>
      <w:caps w:val="0"/>
      <w:smallCaps w:val="0"/>
      <w:strike w:val="0"/>
      <w:dstrike w:val="0"/>
      <w:outline w:val="0"/>
      <w:color w:val="1f2937"/>
      <w:spacing w:val="5"/>
      <w:kern w:val="28"/>
      <w:position w:val="0"/>
      <w:sz w:val="40"/>
      <w:szCs w:val="40"/>
      <w:u w:val="none" w:color="1f2937"/>
      <w:shd w:val="nil" w:color="auto" w:fill="auto"/>
      <w:vertAlign w:val="baseline"/>
      <w:lang w:val="en-US"/>
      <w14:textOutline>
        <w14:noFill/>
      </w14:textOutline>
      <w14:textFill>
        <w14:solidFill>
          <w14:srgbClr w14:val="1F2937"/>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20" w:line="259"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280" w:after="120" w:line="259" w:lineRule="auto"/>
      <w:ind w:left="0" w:right="0" w:firstLine="0"/>
      <w:jc w:val="left"/>
      <w:outlineLvl w:val="0"/>
    </w:pPr>
    <w:rPr>
      <w:rFonts w:ascii="Aptos" w:cs="Aptos" w:hAnsi="Aptos" w:eastAsia="Aptos"/>
      <w:b w:val="1"/>
      <w:bCs w:val="1"/>
      <w:i w:val="0"/>
      <w:iCs w:val="0"/>
      <w:caps w:val="0"/>
      <w:smallCaps w:val="0"/>
      <w:strike w:val="0"/>
      <w:dstrike w:val="0"/>
      <w:outline w:val="0"/>
      <w:color w:val="1f2937"/>
      <w:spacing w:val="0"/>
      <w:kern w:val="0"/>
      <w:position w:val="0"/>
      <w:sz w:val="26"/>
      <w:szCs w:val="26"/>
      <w:u w:val="none" w:color="1f2937"/>
      <w:shd w:val="nil" w:color="auto" w:fill="auto"/>
      <w:vertAlign w:val="baseline"/>
      <w:lang w:val="en-US"/>
      <w14:textOutline>
        <w14:noFill/>
      </w14:textOutline>
      <w14:textFill>
        <w14:solidFill>
          <w14:srgbClr w14:val="1F2937"/>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120" w:line="259"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2">
    <w:name w:val="Heading 2"/>
    <w:next w:val="Body"/>
    <w:pPr>
      <w:keepNext w:val="1"/>
      <w:keepLines w:val="1"/>
      <w:pageBreakBefore w:val="0"/>
      <w:widowControl w:val="1"/>
      <w:shd w:val="clear" w:color="auto" w:fill="auto"/>
      <w:suppressAutoHyphens w:val="0"/>
      <w:bidi w:val="0"/>
      <w:spacing w:before="200" w:after="80" w:line="259" w:lineRule="auto"/>
      <w:ind w:left="0" w:right="0" w:firstLine="0"/>
      <w:jc w:val="left"/>
      <w:outlineLvl w:val="1"/>
    </w:pPr>
    <w:rPr>
      <w:rFonts w:ascii="Aptos" w:cs="Aptos" w:hAnsi="Aptos" w:eastAsia="Aptos"/>
      <w:b w:val="1"/>
      <w:bCs w:val="1"/>
      <w:i w:val="0"/>
      <w:iCs w:val="0"/>
      <w:caps w:val="0"/>
      <w:smallCaps w:val="0"/>
      <w:strike w:val="0"/>
      <w:dstrike w:val="0"/>
      <w:outline w:val="0"/>
      <w:color w:val="1f2937"/>
      <w:spacing w:val="0"/>
      <w:kern w:val="0"/>
      <w:position w:val="0"/>
      <w:sz w:val="23"/>
      <w:szCs w:val="23"/>
      <w:u w:val="none" w:color="1f2937"/>
      <w:shd w:val="nil" w:color="auto" w:fill="auto"/>
      <w:vertAlign w:val="baseline"/>
      <w:lang w:val="de-DE"/>
      <w14:textOutline>
        <w14:noFill/>
      </w14:textOutline>
      <w14:textFill>
        <w14:solidFill>
          <w14:srgbClr w14:val="1F2937"/>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Aptos"/>
        <a:ea typeface="Aptos"/>
        <a:cs typeface="Aptos"/>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